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511C" w14:textId="1D5F3487" w:rsidR="00E7086F" w:rsidRDefault="00E65937">
      <w:pPr>
        <w:pStyle w:val="Titre1"/>
      </w:pPr>
      <w:r>
        <w:t xml:space="preserve">Product Requirements Document (PRD) </w:t>
      </w:r>
    </w:p>
    <w:p w14:paraId="2F0C7900" w14:textId="77777777" w:rsidR="00BB193E" w:rsidRDefault="00BB193E" w:rsidP="00BB193E">
      <w:pPr>
        <w:pBdr>
          <w:top w:val="nil"/>
          <w:left w:val="nil"/>
          <w:bottom w:val="nil"/>
          <w:right w:val="nil"/>
          <w:between w:val="nil"/>
        </w:pBdr>
        <w:spacing w:line="300" w:lineRule="auto"/>
      </w:pPr>
      <w:r>
        <w:rPr>
          <w:b/>
          <w:bCs/>
        </w:rPr>
        <w:t>Version :</w:t>
      </w:r>
      <w:r>
        <w:t xml:space="preserve"> 1.0</w:t>
      </w:r>
    </w:p>
    <w:p w14:paraId="0C8AC10E" w14:textId="77777777" w:rsidR="00BB193E" w:rsidRDefault="00BB193E" w:rsidP="00BB193E">
      <w:pPr>
        <w:pBdr>
          <w:top w:val="nil"/>
          <w:left w:val="nil"/>
          <w:bottom w:val="nil"/>
          <w:right w:val="nil"/>
          <w:between w:val="nil"/>
        </w:pBdr>
        <w:spacing w:line="300" w:lineRule="auto"/>
      </w:pPr>
      <w:r>
        <w:rPr>
          <w:b/>
          <w:bCs/>
        </w:rPr>
        <w:t>Date :</w:t>
      </w:r>
      <w:r>
        <w:t xml:space="preserve"> Juillet 2026</w:t>
      </w:r>
    </w:p>
    <w:p w14:paraId="3EAB3731" w14:textId="30C9213A" w:rsidR="00F97965" w:rsidRDefault="00F97965" w:rsidP="003E1514">
      <w:pPr>
        <w:pBdr>
          <w:top w:val="nil"/>
          <w:left w:val="nil"/>
          <w:bottom w:val="nil"/>
          <w:right w:val="nil"/>
          <w:between w:val="nil"/>
        </w:pBdr>
        <w:spacing w:line="275" w:lineRule="auto"/>
      </w:pPr>
    </w:p>
    <w:p w14:paraId="76E55120" w14:textId="1A4D62D7" w:rsidR="00E7086F" w:rsidRPr="003E1514" w:rsidRDefault="00614C40" w:rsidP="00614C40">
      <w:pPr>
        <w:pStyle w:val="Titre2"/>
        <w:rPr>
          <w:color w:val="000000"/>
        </w:rPr>
      </w:pPr>
      <w:r>
        <w:t>1.</w:t>
      </w:r>
      <w:r w:rsidR="00E65937">
        <w:t>Executive Summary &amp; Vision Produit</w:t>
      </w:r>
    </w:p>
    <w:p w14:paraId="76E55121" w14:textId="132D9A59" w:rsidR="00E7086F" w:rsidRDefault="00E65937">
      <w:pPr>
        <w:pBdr>
          <w:top w:val="nil"/>
          <w:left w:val="nil"/>
          <w:bottom w:val="nil"/>
          <w:right w:val="nil"/>
          <w:between w:val="nil"/>
        </w:pBdr>
        <w:spacing w:after="300" w:line="275" w:lineRule="auto"/>
        <w:jc w:val="both"/>
        <w:rPr>
          <w:color w:val="000000"/>
        </w:rPr>
        <w:pPrChange w:id="0" w:author="Micaletti, Laura" w:date="2026-07-30T11:11:00Z" w16du:dateUtc="2026-07-30T09:11:00Z">
          <w:pPr>
            <w:pBdr>
              <w:top w:val="nil"/>
              <w:left w:val="nil"/>
              <w:bottom w:val="nil"/>
              <w:right w:val="nil"/>
              <w:between w:val="nil"/>
            </w:pBdr>
            <w:spacing w:after="300" w:line="275" w:lineRule="auto"/>
          </w:pPr>
        </w:pPrChange>
      </w:pPr>
      <w:r>
        <w:rPr>
          <w:color w:val="000000"/>
        </w:rPr>
        <w:t xml:space="preserve">Le département DPD ambitionne de moderniser son système </w:t>
      </w:r>
      <w:r w:rsidR="00827E7B">
        <w:rPr>
          <w:color w:val="000000"/>
        </w:rPr>
        <w:t xml:space="preserve">de suivi des activités </w:t>
      </w:r>
      <w:r>
        <w:rPr>
          <w:color w:val="000000"/>
        </w:rPr>
        <w:t>en remplaçant l'ensemble de ses fichiers Excel historiques par une plateforme applicative unique et intégrée. Ce projet stratégique vise à centraliser la gestion des ressources, des équipements, des temps passés, des projets et de la maintenance. Ce document définit les exigences fonctionnelles, les règles métier, ainsi que les choix d'architecture (SAD/ADR) pour assurer un développement scalable, sécurisé et conforme aux normes de l'industrie.</w:t>
      </w:r>
    </w:p>
    <w:p w14:paraId="76E55122" w14:textId="77777777" w:rsidR="00E7086F" w:rsidRDefault="00E65937">
      <w:pPr>
        <w:pStyle w:val="Titre3"/>
        <w:spacing w:before="0"/>
      </w:pPr>
      <w:r>
        <w:t>1.1 Objectifs Métiers Mesurables (KPI Stratégiques)</w:t>
      </w:r>
    </w:p>
    <w:tbl>
      <w:tblPr>
        <w:tblStyle w:val="a"/>
        <w:tblW w:w="9360" w:type="dxa"/>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600" w:firstRow="0" w:lastRow="0" w:firstColumn="0" w:lastColumn="0" w:noHBand="1" w:noVBand="1"/>
      </w:tblPr>
      <w:tblGrid>
        <w:gridCol w:w="4680"/>
        <w:gridCol w:w="4680"/>
      </w:tblGrid>
      <w:tr w:rsidR="00E7086F" w14:paraId="76E55125" w14:textId="77777777">
        <w:trPr>
          <w:tblHeader/>
        </w:trPr>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23"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Objectif</w:t>
            </w:r>
          </w:p>
        </w:tc>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24"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KPI (Mesure du succès)</w:t>
            </w:r>
          </w:p>
        </w:tc>
      </w:tr>
      <w:tr w:rsidR="00E7086F" w14:paraId="76E55128"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6" w14:textId="77777777" w:rsidR="00E7086F" w:rsidRDefault="00E65937">
            <w:pPr>
              <w:pBdr>
                <w:top w:val="nil"/>
                <w:left w:val="nil"/>
                <w:bottom w:val="nil"/>
                <w:right w:val="nil"/>
                <w:between w:val="nil"/>
              </w:pBdr>
              <w:spacing w:before="150" w:after="150" w:line="275" w:lineRule="auto"/>
              <w:rPr>
                <w:color w:val="000000"/>
              </w:rPr>
            </w:pPr>
            <w:r>
              <w:rPr>
                <w:color w:val="000000"/>
              </w:rPr>
              <w:t>Réduire la dépendance à Excel</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7" w14:textId="77777777" w:rsidR="00E7086F" w:rsidRDefault="00E65937">
            <w:pPr>
              <w:pBdr>
                <w:top w:val="nil"/>
                <w:left w:val="nil"/>
                <w:bottom w:val="nil"/>
                <w:right w:val="nil"/>
                <w:between w:val="nil"/>
              </w:pBdr>
              <w:spacing w:before="150" w:after="150" w:line="275" w:lineRule="auto"/>
              <w:rPr>
                <w:color w:val="000000"/>
              </w:rPr>
            </w:pPr>
            <w:r>
              <w:rPr>
                <w:color w:val="000000"/>
              </w:rPr>
              <w:t>100% des plannings (ressources et équipements) gérés dans la plateforme d'ici 6 mois.</w:t>
            </w:r>
          </w:p>
        </w:tc>
      </w:tr>
      <w:tr w:rsidR="00E7086F" w14:paraId="76E5512B"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9" w14:textId="77777777" w:rsidR="00E7086F" w:rsidRDefault="00E65937">
            <w:pPr>
              <w:pBdr>
                <w:top w:val="nil"/>
                <w:left w:val="nil"/>
                <w:bottom w:val="nil"/>
                <w:right w:val="nil"/>
                <w:between w:val="nil"/>
              </w:pBdr>
              <w:spacing w:before="150" w:after="150" w:line="275" w:lineRule="auto"/>
              <w:rPr>
                <w:color w:val="000000"/>
              </w:rPr>
            </w:pPr>
            <w:r>
              <w:rPr>
                <w:color w:val="000000"/>
              </w:rPr>
              <w:t>Améliorer la traçabilité et la compliance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A" w14:textId="77777777" w:rsidR="00E7086F" w:rsidRDefault="00E65937">
            <w:pPr>
              <w:pBdr>
                <w:top w:val="nil"/>
                <w:left w:val="nil"/>
                <w:bottom w:val="nil"/>
                <w:right w:val="nil"/>
                <w:between w:val="nil"/>
              </w:pBdr>
              <w:spacing w:before="150" w:after="150" w:line="275" w:lineRule="auto"/>
              <w:rPr>
                <w:color w:val="000000"/>
              </w:rPr>
            </w:pPr>
            <w:r>
              <w:rPr>
                <w:color w:val="000000"/>
              </w:rPr>
              <w:t>100% des modifications historisées avec un Audit Trail conforme GxP.</w:t>
            </w:r>
          </w:p>
        </w:tc>
      </w:tr>
      <w:tr w:rsidR="00E7086F" w14:paraId="76E5512E"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C" w14:textId="77777777" w:rsidR="00E7086F" w:rsidRDefault="00E65937">
            <w:pPr>
              <w:pBdr>
                <w:top w:val="nil"/>
                <w:left w:val="nil"/>
                <w:bottom w:val="nil"/>
                <w:right w:val="nil"/>
                <w:between w:val="nil"/>
              </w:pBdr>
              <w:spacing w:before="150" w:after="150" w:line="275" w:lineRule="auto"/>
              <w:rPr>
                <w:color w:val="000000"/>
              </w:rPr>
            </w:pPr>
            <w:r>
              <w:rPr>
                <w:color w:val="000000"/>
              </w:rPr>
              <w:t>Réduire le temps de reporting</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D" w14:textId="77777777" w:rsidR="00E7086F" w:rsidRDefault="00E65937">
            <w:pPr>
              <w:pBdr>
                <w:top w:val="nil"/>
                <w:left w:val="nil"/>
                <w:bottom w:val="nil"/>
                <w:right w:val="nil"/>
                <w:between w:val="nil"/>
              </w:pBdr>
              <w:spacing w:before="150" w:after="150" w:line="275" w:lineRule="auto"/>
              <w:rPr>
                <w:color w:val="000000"/>
              </w:rPr>
            </w:pPr>
            <w:r>
              <w:rPr>
                <w:color w:val="000000"/>
              </w:rPr>
              <w:t>-80% de temps passé sur la consolidation mensuelle des reportings.</w:t>
            </w:r>
          </w:p>
        </w:tc>
      </w:tr>
      <w:tr w:rsidR="00E7086F" w14:paraId="76E55131"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2F" w14:textId="77777777" w:rsidR="00E7086F" w:rsidRDefault="00E65937">
            <w:pPr>
              <w:pBdr>
                <w:top w:val="nil"/>
                <w:left w:val="nil"/>
                <w:bottom w:val="nil"/>
                <w:right w:val="nil"/>
                <w:between w:val="nil"/>
              </w:pBdr>
              <w:spacing w:before="150" w:after="150" w:line="275" w:lineRule="auto"/>
              <w:rPr>
                <w:color w:val="000000"/>
              </w:rPr>
            </w:pPr>
            <w:r>
              <w:rPr>
                <w:color w:val="000000"/>
              </w:rPr>
              <w:t>Optimiser l'utilisation des équipements</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30" w14:textId="77777777" w:rsidR="00E7086F" w:rsidRDefault="00E65937">
            <w:pPr>
              <w:pBdr>
                <w:top w:val="nil"/>
                <w:left w:val="nil"/>
                <w:bottom w:val="nil"/>
                <w:right w:val="nil"/>
                <w:between w:val="nil"/>
              </w:pBdr>
              <w:spacing w:before="150" w:after="150" w:line="275" w:lineRule="auto"/>
              <w:rPr>
                <w:color w:val="000000"/>
              </w:rPr>
            </w:pPr>
            <w:r>
              <w:rPr>
                <w:color w:val="000000"/>
              </w:rPr>
              <w:t>Augmenter le taux d'utilisation déclaré de +15% sur la première année.</w:t>
            </w:r>
          </w:p>
        </w:tc>
      </w:tr>
    </w:tbl>
    <w:p w14:paraId="6A80BB02" w14:textId="77777777" w:rsidR="001D245B" w:rsidRDefault="001D245B" w:rsidP="001D245B"/>
    <w:p w14:paraId="373A1941" w14:textId="77777777" w:rsidR="001D245B" w:rsidRDefault="001D245B" w:rsidP="001D245B"/>
    <w:p w14:paraId="3248ECE9" w14:textId="77777777" w:rsidR="001D245B" w:rsidRDefault="001D245B" w:rsidP="001D245B"/>
    <w:p w14:paraId="76E55132" w14:textId="30C401AB" w:rsidR="00E7086F" w:rsidRDefault="00E65937">
      <w:pPr>
        <w:pStyle w:val="Titre2"/>
      </w:pPr>
      <w:r>
        <w:lastRenderedPageBreak/>
        <w:t>2. Contexte et Stratégie de Déploiement</w:t>
      </w:r>
    </w:p>
    <w:p w14:paraId="76E55133" w14:textId="450209E6" w:rsidR="00E7086F" w:rsidRDefault="00E65937">
      <w:pPr>
        <w:pBdr>
          <w:top w:val="nil"/>
          <w:left w:val="nil"/>
          <w:bottom w:val="nil"/>
          <w:right w:val="nil"/>
          <w:between w:val="nil"/>
        </w:pBdr>
        <w:spacing w:line="275" w:lineRule="auto"/>
        <w:rPr>
          <w:color w:val="000000"/>
        </w:rPr>
      </w:pPr>
      <w:r>
        <w:rPr>
          <w:color w:val="000000"/>
        </w:rPr>
        <w:t>Le projet s'inscrit dans une démarche de digitalisation progressive avec des contraintes techniques et budgétaires précises :</w:t>
      </w:r>
    </w:p>
    <w:p w14:paraId="76E55134" w14:textId="33CE3F0B" w:rsidR="00E7086F" w:rsidRDefault="00E65937">
      <w:pPr>
        <w:numPr>
          <w:ilvl w:val="0"/>
          <w:numId w:val="1"/>
        </w:numPr>
        <w:pBdr>
          <w:top w:val="nil"/>
          <w:left w:val="nil"/>
          <w:bottom w:val="nil"/>
          <w:right w:val="nil"/>
          <w:between w:val="nil"/>
        </w:pBdr>
        <w:spacing w:line="275" w:lineRule="auto"/>
      </w:pPr>
      <w:r>
        <w:rPr>
          <w:b/>
          <w:bCs/>
          <w:color w:val="000000"/>
        </w:rPr>
        <w:t>Phase 1 (PoC) :</w:t>
      </w:r>
      <w:r>
        <w:rPr>
          <w:color w:val="000000"/>
        </w:rPr>
        <w:t xml:space="preserve"> Réalisation d'une preuve de concept en moins d'un mois, </w:t>
      </w:r>
      <w:commentRangeStart w:id="1"/>
      <w:r>
        <w:rPr>
          <w:color w:val="000000"/>
        </w:rPr>
        <w:t xml:space="preserve">gratuitement, </w:t>
      </w:r>
      <w:commentRangeEnd w:id="1"/>
      <w:r w:rsidR="004E218D">
        <w:rPr>
          <w:rStyle w:val="Marquedecommentaire"/>
          <w:color w:val="000000"/>
          <w:sz w:val="22"/>
          <w:szCs w:val="22"/>
        </w:rPr>
        <w:commentReference w:id="1"/>
      </w:r>
      <w:r>
        <w:rPr>
          <w:color w:val="000000"/>
        </w:rPr>
        <w:t>sur un poste personnel hors domaine, nécessitant une architecture légère.</w:t>
      </w:r>
    </w:p>
    <w:p w14:paraId="76E55135" w14:textId="026E8AC7" w:rsidR="00E7086F" w:rsidRDefault="00E65937">
      <w:pPr>
        <w:numPr>
          <w:ilvl w:val="0"/>
          <w:numId w:val="1"/>
        </w:numPr>
        <w:pBdr>
          <w:top w:val="nil"/>
          <w:left w:val="nil"/>
          <w:bottom w:val="nil"/>
          <w:right w:val="nil"/>
          <w:between w:val="nil"/>
        </w:pBdr>
        <w:spacing w:line="275" w:lineRule="auto"/>
      </w:pPr>
      <w:r>
        <w:rPr>
          <w:b/>
          <w:bCs/>
          <w:color w:val="000000"/>
        </w:rPr>
        <w:t>Phase 2 (Cible de Production) :</w:t>
      </w:r>
      <w:r>
        <w:rPr>
          <w:color w:val="000000"/>
        </w:rPr>
        <w:t xml:space="preserve"> Déploiement sur une infrastructure d'entreprise Microsoft incluant Windows Server, IIS, SQL Server et Microsoft Entra ID pour la gestion des identités.</w:t>
      </w:r>
    </w:p>
    <w:p w14:paraId="76E55136" w14:textId="77777777" w:rsidR="00E7086F" w:rsidRDefault="00E65937">
      <w:pPr>
        <w:pStyle w:val="Titre2"/>
      </w:pPr>
      <w:r>
        <w:t>3. Parties Prenantes (Stakeholders)</w:t>
      </w:r>
    </w:p>
    <w:p w14:paraId="76E55137" w14:textId="34D4B103" w:rsidR="00E7086F" w:rsidRDefault="00E65937">
      <w:pPr>
        <w:pBdr>
          <w:top w:val="nil"/>
          <w:left w:val="nil"/>
          <w:bottom w:val="nil"/>
          <w:right w:val="nil"/>
          <w:between w:val="nil"/>
        </w:pBdr>
        <w:spacing w:after="150" w:line="275" w:lineRule="auto"/>
        <w:rPr>
          <w:color w:val="000000"/>
        </w:rPr>
      </w:pPr>
      <w:r>
        <w:rPr>
          <w:color w:val="000000"/>
        </w:rPr>
        <w:t>L'authentification s'appuiera sur Microsoft Entra ID et la plateforme utilisera un modèle RBAC (Role-Based Access Control) pour gérer les permissions fines.</w:t>
      </w:r>
    </w:p>
    <w:tbl>
      <w:tblPr>
        <w:tblW w:w="936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E7086F" w14:paraId="76E5513A" w14:textId="77777777">
        <w:trPr>
          <w:tblHeader/>
        </w:trPr>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38"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Acteur / Rôle</w:t>
            </w:r>
          </w:p>
        </w:tc>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39"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Responsabilités Principales</w:t>
            </w:r>
          </w:p>
        </w:tc>
      </w:tr>
      <w:tr w:rsidR="00E7086F" w14:paraId="76E5513D"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3B" w14:textId="0E25ECC5" w:rsidR="00E7086F" w:rsidRDefault="00E65937">
            <w:pPr>
              <w:pBdr>
                <w:top w:val="nil"/>
                <w:left w:val="nil"/>
                <w:bottom w:val="nil"/>
                <w:right w:val="nil"/>
                <w:between w:val="nil"/>
              </w:pBdr>
              <w:spacing w:before="150" w:after="150" w:line="275" w:lineRule="auto"/>
              <w:rPr>
                <w:color w:val="000000"/>
              </w:rPr>
            </w:pPr>
            <w:r>
              <w:rPr>
                <w:color w:val="000000"/>
              </w:rPr>
              <w:t>Collaborateur</w:t>
            </w:r>
            <w:ins w:id="2" w:author="Micaletti, Laura" w:date="2026-07-30T11:15:00Z" w16du:dateUtc="2026-07-30T09:15:00Z">
              <w:r w:rsidR="001F1C97">
                <w:rPr>
                  <w:color w:val="000000"/>
                </w:rPr>
                <w:t>s</w:t>
              </w:r>
            </w:ins>
            <w:r>
              <w:rPr>
                <w:color w:val="000000"/>
              </w:rPr>
              <w:t xml:space="preserve"> (Scientist / Lab Staff)</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3C" w14:textId="77777777" w:rsidR="00E7086F" w:rsidRDefault="00E65937">
            <w:pPr>
              <w:pBdr>
                <w:top w:val="nil"/>
                <w:left w:val="nil"/>
                <w:bottom w:val="nil"/>
                <w:right w:val="nil"/>
                <w:between w:val="nil"/>
              </w:pBdr>
              <w:spacing w:before="150" w:after="150" w:line="275" w:lineRule="auto"/>
              <w:rPr>
                <w:color w:val="000000"/>
              </w:rPr>
            </w:pPr>
            <w:commentRangeStart w:id="3"/>
            <w:commentRangeStart w:id="4"/>
            <w:r>
              <w:rPr>
                <w:color w:val="000000"/>
              </w:rPr>
              <w:t>Saisie des temps (Time Tracking), réservation d'équipements, consultation des plannings.</w:t>
            </w:r>
            <w:commentRangeEnd w:id="3"/>
            <w:r w:rsidR="00801455">
              <w:rPr>
                <w:rStyle w:val="Marquedecommentaire"/>
                <w:color w:val="000000"/>
                <w:sz w:val="22"/>
                <w:szCs w:val="22"/>
              </w:rPr>
              <w:commentReference w:id="3"/>
            </w:r>
            <w:commentRangeEnd w:id="4"/>
            <w:r w:rsidR="00F97253">
              <w:rPr>
                <w:rStyle w:val="Marquedecommentaire"/>
                <w:color w:val="000000"/>
                <w:sz w:val="22"/>
                <w:szCs w:val="22"/>
              </w:rPr>
              <w:commentReference w:id="4"/>
            </w:r>
          </w:p>
        </w:tc>
      </w:tr>
      <w:tr w:rsidR="00E7086F" w14:paraId="76E55140"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3E" w14:textId="77777777" w:rsidR="00E7086F" w:rsidRDefault="00E65937">
            <w:pPr>
              <w:pBdr>
                <w:top w:val="nil"/>
                <w:left w:val="nil"/>
                <w:bottom w:val="nil"/>
                <w:right w:val="nil"/>
                <w:between w:val="nil"/>
              </w:pBdr>
              <w:spacing w:before="150" w:after="150" w:line="275" w:lineRule="auto"/>
              <w:rPr>
                <w:color w:val="000000"/>
              </w:rPr>
            </w:pPr>
            <w:r>
              <w:rPr>
                <w:color w:val="000000"/>
              </w:rPr>
              <w:t>Manager (Resource Manager)</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3F" w14:textId="471F2446" w:rsidR="00E7086F" w:rsidRDefault="00352412">
            <w:pPr>
              <w:pBdr>
                <w:top w:val="nil"/>
                <w:left w:val="nil"/>
                <w:bottom w:val="nil"/>
                <w:right w:val="nil"/>
                <w:between w:val="nil"/>
              </w:pBdr>
              <w:spacing w:before="150" w:after="150" w:line="275" w:lineRule="auto"/>
              <w:rPr>
                <w:color w:val="000000"/>
              </w:rPr>
            </w:pPr>
            <w:r>
              <w:rPr>
                <w:color w:val="000000"/>
              </w:rPr>
              <w:t xml:space="preserve">Réalisation du planning </w:t>
            </w:r>
            <w:r w:rsidR="00E65937">
              <w:rPr>
                <w:color w:val="000000"/>
              </w:rPr>
              <w:t xml:space="preserve"> </w:t>
            </w:r>
            <w:r w:rsidR="00B83EBC">
              <w:rPr>
                <w:color w:val="000000"/>
              </w:rPr>
              <w:t>hebdomadaire</w:t>
            </w:r>
            <w:r w:rsidR="00E65937">
              <w:rPr>
                <w:color w:val="000000"/>
              </w:rPr>
              <w:t>, suivi de la capacité de son équipe, anticipation des recrutements</w:t>
            </w:r>
            <w:r w:rsidR="004D0322">
              <w:rPr>
                <w:color w:val="000000"/>
              </w:rPr>
              <w:t xml:space="preserve">, </w:t>
            </w:r>
            <w:r w:rsidR="00FE4EAC">
              <w:rPr>
                <w:color w:val="000000"/>
              </w:rPr>
              <w:t>établissement</w:t>
            </w:r>
            <w:r w:rsidR="004D0322">
              <w:rPr>
                <w:color w:val="000000"/>
              </w:rPr>
              <w:t xml:space="preserve"> du </w:t>
            </w:r>
            <w:r w:rsidR="00FE4EAC">
              <w:rPr>
                <w:color w:val="000000"/>
              </w:rPr>
              <w:t xml:space="preserve">budget </w:t>
            </w:r>
            <w:r w:rsidR="00D07EE0">
              <w:rPr>
                <w:color w:val="000000"/>
              </w:rPr>
              <w:t xml:space="preserve">annuel </w:t>
            </w:r>
            <w:r w:rsidR="00FE4EAC">
              <w:rPr>
                <w:color w:val="000000"/>
              </w:rPr>
              <w:t>maintenance du parc des équipements</w:t>
            </w:r>
            <w:r w:rsidR="00E65937">
              <w:rPr>
                <w:color w:val="000000"/>
              </w:rPr>
              <w:t>.</w:t>
            </w:r>
          </w:p>
        </w:tc>
      </w:tr>
      <w:tr w:rsidR="00E7086F" w14:paraId="76E55143"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1" w14:textId="77777777" w:rsidR="00E7086F" w:rsidRDefault="00E65937">
            <w:pPr>
              <w:pBdr>
                <w:top w:val="nil"/>
                <w:left w:val="nil"/>
                <w:bottom w:val="nil"/>
                <w:right w:val="nil"/>
                <w:between w:val="nil"/>
              </w:pBdr>
              <w:spacing w:before="150" w:after="150" w:line="275" w:lineRule="auto"/>
              <w:rPr>
                <w:color w:val="000000"/>
              </w:rPr>
            </w:pPr>
            <w:r>
              <w:rPr>
                <w:color w:val="000000"/>
              </w:rPr>
              <w:t>Responsable Département</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2" w14:textId="77777777" w:rsidR="00E7086F" w:rsidRDefault="00E65937">
            <w:pPr>
              <w:pBdr>
                <w:top w:val="nil"/>
                <w:left w:val="nil"/>
                <w:bottom w:val="nil"/>
                <w:right w:val="nil"/>
                <w:between w:val="nil"/>
              </w:pBdr>
              <w:spacing w:before="150" w:after="150" w:line="275" w:lineRule="auto"/>
              <w:rPr>
                <w:color w:val="000000"/>
              </w:rPr>
            </w:pPr>
            <w:r>
              <w:rPr>
                <w:color w:val="000000"/>
              </w:rPr>
              <w:t>Arbitrage capacitaire global, vision consolidée des budgets et des ressources.</w:t>
            </w:r>
          </w:p>
        </w:tc>
      </w:tr>
      <w:tr w:rsidR="00E7086F" w14:paraId="76E55146"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4" w14:textId="77777777" w:rsidR="00E7086F" w:rsidRDefault="00E65937">
            <w:pPr>
              <w:pBdr>
                <w:top w:val="nil"/>
                <w:left w:val="nil"/>
                <w:bottom w:val="nil"/>
                <w:right w:val="nil"/>
                <w:between w:val="nil"/>
              </w:pBdr>
              <w:spacing w:before="150" w:after="150" w:line="275" w:lineRule="auto"/>
              <w:rPr>
                <w:color w:val="000000"/>
              </w:rPr>
            </w:pPr>
            <w:r>
              <w:rPr>
                <w:color w:val="000000"/>
              </w:rPr>
              <w:t>Study Director (SD)</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5" w14:textId="5ED5C226" w:rsidR="00E7086F" w:rsidRDefault="00E65937">
            <w:pPr>
              <w:pBdr>
                <w:top w:val="nil"/>
                <w:left w:val="nil"/>
                <w:bottom w:val="nil"/>
                <w:right w:val="nil"/>
                <w:between w:val="nil"/>
              </w:pBdr>
              <w:spacing w:before="150" w:after="150" w:line="275" w:lineRule="auto"/>
              <w:rPr>
                <w:color w:val="000000"/>
              </w:rPr>
            </w:pPr>
            <w:r>
              <w:rPr>
                <w:color w:val="000000"/>
              </w:rPr>
              <w:t>Gestion des projets</w:t>
            </w:r>
            <w:r w:rsidR="00D07EE0">
              <w:rPr>
                <w:color w:val="000000"/>
              </w:rPr>
              <w:t xml:space="preserve"> </w:t>
            </w:r>
            <w:r w:rsidR="00BB50B0">
              <w:rPr>
                <w:color w:val="000000"/>
              </w:rPr>
              <w:t>et études clients</w:t>
            </w:r>
            <w:r>
              <w:rPr>
                <w:color w:val="000000"/>
              </w:rPr>
              <w:t xml:space="preserve">, </w:t>
            </w:r>
            <w:r w:rsidR="00154B11">
              <w:rPr>
                <w:color w:val="000000"/>
              </w:rPr>
              <w:t>responsable du respect du planning de l’étude</w:t>
            </w:r>
            <w:r w:rsidR="009D0005">
              <w:rPr>
                <w:color w:val="000000"/>
              </w:rPr>
              <w:t xml:space="preserve">, </w:t>
            </w:r>
            <w:r>
              <w:rPr>
                <w:color w:val="000000"/>
              </w:rPr>
              <w:t xml:space="preserve">suivi de l'exécution et de la charge </w:t>
            </w:r>
            <w:commentRangeStart w:id="5"/>
            <w:r>
              <w:rPr>
                <w:color w:val="000000"/>
              </w:rPr>
              <w:t>(MD).</w:t>
            </w:r>
            <w:commentRangeEnd w:id="5"/>
            <w:r w:rsidR="00183586">
              <w:rPr>
                <w:rStyle w:val="Marquedecommentaire"/>
                <w:color w:val="000000"/>
                <w:sz w:val="22"/>
                <w:szCs w:val="22"/>
              </w:rPr>
              <w:commentReference w:id="5"/>
            </w:r>
          </w:p>
        </w:tc>
      </w:tr>
      <w:tr w:rsidR="00E7086F" w14:paraId="76E55149"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7" w14:textId="77777777" w:rsidR="00E7086F" w:rsidRDefault="00E65937">
            <w:pPr>
              <w:pBdr>
                <w:top w:val="nil"/>
                <w:left w:val="nil"/>
                <w:bottom w:val="nil"/>
                <w:right w:val="nil"/>
                <w:between w:val="nil"/>
              </w:pBdr>
              <w:spacing w:before="150" w:after="150" w:line="275" w:lineRule="auto"/>
              <w:rPr>
                <w:color w:val="000000"/>
              </w:rPr>
            </w:pPr>
            <w:r>
              <w:rPr>
                <w:color w:val="000000"/>
              </w:rPr>
              <w:t>Principal Investigator (PI)</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8" w14:textId="221C2CCD" w:rsidR="00E7086F" w:rsidRDefault="00E65937">
            <w:pPr>
              <w:pBdr>
                <w:top w:val="nil"/>
                <w:left w:val="nil"/>
                <w:bottom w:val="nil"/>
                <w:right w:val="nil"/>
                <w:between w:val="nil"/>
              </w:pBdr>
              <w:spacing w:before="150" w:after="150" w:line="275" w:lineRule="auto"/>
              <w:rPr>
                <w:color w:val="000000"/>
              </w:rPr>
            </w:pPr>
            <w:r>
              <w:rPr>
                <w:color w:val="000000"/>
              </w:rPr>
              <w:t>Gestion d'une étude spécifique au sein d'un projet.</w:t>
            </w:r>
          </w:p>
        </w:tc>
      </w:tr>
      <w:tr w:rsidR="00E7086F" w14:paraId="76E5514C"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A" w14:textId="77777777" w:rsidR="00E7086F" w:rsidRDefault="00E65937">
            <w:pPr>
              <w:pBdr>
                <w:top w:val="nil"/>
                <w:left w:val="nil"/>
                <w:bottom w:val="nil"/>
                <w:right w:val="nil"/>
                <w:between w:val="nil"/>
              </w:pBdr>
              <w:spacing w:before="150" w:after="150" w:line="275" w:lineRule="auto"/>
              <w:rPr>
                <w:color w:val="000000"/>
              </w:rPr>
            </w:pPr>
            <w:r>
              <w:rPr>
                <w:color w:val="000000"/>
              </w:rPr>
              <w:lastRenderedPageBreak/>
              <w:t>Responsable Équipement</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B" w14:textId="33543C16" w:rsidR="00E7086F" w:rsidRDefault="00E65937">
            <w:pPr>
              <w:pBdr>
                <w:top w:val="nil"/>
                <w:left w:val="nil"/>
                <w:bottom w:val="nil"/>
                <w:right w:val="nil"/>
                <w:between w:val="nil"/>
              </w:pBdr>
              <w:spacing w:before="150" w:after="150" w:line="275" w:lineRule="auto"/>
              <w:rPr>
                <w:color w:val="000000"/>
              </w:rPr>
            </w:pPr>
            <w:r>
              <w:rPr>
                <w:color w:val="000000"/>
              </w:rPr>
              <w:t>Gestion d</w:t>
            </w:r>
            <w:r w:rsidR="003C7CB9">
              <w:rPr>
                <w:color w:val="000000"/>
              </w:rPr>
              <w:t>e l’équipement</w:t>
            </w:r>
            <w:r w:rsidR="00052B7F">
              <w:rPr>
                <w:color w:val="000000"/>
              </w:rPr>
              <w:t>, d</w:t>
            </w:r>
            <w:r>
              <w:rPr>
                <w:color w:val="000000"/>
              </w:rPr>
              <w:t>es contrats de maintenance, suivi du statut et des indisponibilités.</w:t>
            </w:r>
          </w:p>
        </w:tc>
      </w:tr>
      <w:tr w:rsidR="00E7086F" w14:paraId="76E5514F"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D" w14:textId="77777777" w:rsidR="00E7086F" w:rsidRDefault="00E65937">
            <w:pPr>
              <w:pBdr>
                <w:top w:val="nil"/>
                <w:left w:val="nil"/>
                <w:bottom w:val="nil"/>
                <w:right w:val="nil"/>
                <w:between w:val="nil"/>
              </w:pBdr>
              <w:spacing w:before="150" w:after="150" w:line="275" w:lineRule="auto"/>
              <w:rPr>
                <w:color w:val="000000"/>
              </w:rPr>
            </w:pPr>
            <w:commentRangeStart w:id="6"/>
            <w:commentRangeStart w:id="7"/>
            <w:commentRangeStart w:id="8"/>
            <w:r>
              <w:rPr>
                <w:color w:val="000000"/>
              </w:rPr>
              <w:t>Administrateur</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4E" w14:textId="77777777" w:rsidR="00E7086F" w:rsidRDefault="00E65937">
            <w:pPr>
              <w:pBdr>
                <w:top w:val="nil"/>
                <w:left w:val="nil"/>
                <w:bottom w:val="nil"/>
                <w:right w:val="nil"/>
                <w:between w:val="nil"/>
              </w:pBdr>
              <w:spacing w:before="150" w:after="150" w:line="275" w:lineRule="auto"/>
              <w:rPr>
                <w:color w:val="000000"/>
              </w:rPr>
            </w:pPr>
            <w:r>
              <w:rPr>
                <w:color w:val="000000"/>
              </w:rPr>
              <w:t>Paramétrage système, gestion des référentiels (compétences, statuts).</w:t>
            </w:r>
            <w:commentRangeEnd w:id="6"/>
            <w:r w:rsidR="009545C3">
              <w:rPr>
                <w:rStyle w:val="Marquedecommentaire"/>
                <w:color w:val="000000"/>
                <w:sz w:val="22"/>
                <w:szCs w:val="22"/>
              </w:rPr>
              <w:commentReference w:id="6"/>
            </w:r>
            <w:commentRangeEnd w:id="7"/>
            <w:r w:rsidR="00521670">
              <w:rPr>
                <w:rStyle w:val="Marquedecommentaire"/>
                <w:color w:val="000000"/>
                <w:sz w:val="22"/>
                <w:szCs w:val="22"/>
              </w:rPr>
              <w:commentReference w:id="7"/>
            </w:r>
            <w:commentRangeEnd w:id="8"/>
            <w:r w:rsidR="00B266BF">
              <w:rPr>
                <w:rStyle w:val="Marquedecommentaire"/>
                <w:color w:val="000000"/>
                <w:sz w:val="22"/>
                <w:szCs w:val="22"/>
              </w:rPr>
              <w:commentReference w:id="8"/>
            </w:r>
          </w:p>
        </w:tc>
      </w:tr>
    </w:tbl>
    <w:p w14:paraId="76E55150" w14:textId="77777777" w:rsidR="00E7086F" w:rsidRDefault="00E65937">
      <w:pPr>
        <w:pStyle w:val="Titre2"/>
        <w:spacing w:after="300"/>
      </w:pPr>
      <w:r>
        <w:t>4. Personas</w:t>
      </w:r>
    </w:p>
    <w:p w14:paraId="76E55151" w14:textId="77777777" w:rsidR="00E7086F" w:rsidRDefault="00E65937">
      <w:pPr>
        <w:pStyle w:val="Titre3"/>
        <w:spacing w:before="0"/>
      </w:pPr>
      <w:r>
        <w:t>Persona 1 : Resource Manager (Manager)</w:t>
      </w:r>
    </w:p>
    <w:p w14:paraId="76E55152" w14:textId="0514C52C" w:rsidR="00E7086F" w:rsidRDefault="00E65937">
      <w:pPr>
        <w:numPr>
          <w:ilvl w:val="0"/>
          <w:numId w:val="5"/>
        </w:numPr>
        <w:pBdr>
          <w:top w:val="nil"/>
          <w:left w:val="nil"/>
          <w:bottom w:val="nil"/>
          <w:right w:val="nil"/>
          <w:between w:val="nil"/>
        </w:pBdr>
        <w:spacing w:line="275" w:lineRule="auto"/>
      </w:pPr>
      <w:r>
        <w:rPr>
          <w:b/>
          <w:bCs/>
          <w:color w:val="000000"/>
        </w:rPr>
        <w:t>Objectifs :</w:t>
      </w:r>
      <w:r>
        <w:rPr>
          <w:color w:val="000000"/>
        </w:rPr>
        <w:t xml:space="preserve"> Optimiser la capacité de son équipe, équilibrer la charge de travail, anticiper les besoins en recrutement.</w:t>
      </w:r>
      <w:r w:rsidR="007E7689">
        <w:rPr>
          <w:color w:val="000000"/>
        </w:rPr>
        <w:t xml:space="preserve"> Avoir une vision globale de l’ensemble des activités de développement.</w:t>
      </w:r>
    </w:p>
    <w:p w14:paraId="76E55153" w14:textId="2E57E43F" w:rsidR="00E7086F" w:rsidRDefault="00622ECD">
      <w:pPr>
        <w:numPr>
          <w:ilvl w:val="0"/>
          <w:numId w:val="5"/>
        </w:numPr>
        <w:pBdr>
          <w:top w:val="nil"/>
          <w:left w:val="nil"/>
          <w:bottom w:val="nil"/>
          <w:right w:val="nil"/>
          <w:between w:val="nil"/>
        </w:pBdr>
        <w:spacing w:line="275" w:lineRule="auto"/>
      </w:pPr>
      <w:r w:rsidRPr="00622ECD">
        <w:rPr>
          <w:b/>
          <w:bCs/>
          <w:color w:val="000000"/>
        </w:rPr>
        <w:t>Axes d’amélioration</w:t>
      </w:r>
      <w:r>
        <w:rPr>
          <w:b/>
          <w:bCs/>
          <w:color w:val="000000"/>
        </w:rPr>
        <w:t xml:space="preserve">s </w:t>
      </w:r>
      <w:r w:rsidR="00E65937">
        <w:rPr>
          <w:b/>
          <w:bCs/>
          <w:color w:val="000000"/>
        </w:rPr>
        <w:t>:</w:t>
      </w:r>
      <w:r w:rsidR="00E65937">
        <w:rPr>
          <w:color w:val="000000"/>
        </w:rPr>
        <w:t xml:space="preserve"> Utilisation de multiples fichiers Excel</w:t>
      </w:r>
      <w:r w:rsidR="00086FCF">
        <w:rPr>
          <w:color w:val="000000"/>
        </w:rPr>
        <w:t xml:space="preserve"> qui ne permettent pas d’avoir une vision globale générale des activités</w:t>
      </w:r>
      <w:r w:rsidR="00065E69">
        <w:rPr>
          <w:color w:val="000000"/>
        </w:rPr>
        <w:t>. Nécessité d’avoir des outils simplifiés</w:t>
      </w:r>
      <w:r w:rsidR="000F234B">
        <w:rPr>
          <w:color w:val="000000"/>
        </w:rPr>
        <w:t xml:space="preserve"> pour avoir accès aux données des ressources du laboratoire, des équipements et de la planification des activités.</w:t>
      </w:r>
    </w:p>
    <w:p w14:paraId="76E55154" w14:textId="77777777" w:rsidR="00E7086F" w:rsidRDefault="00E65937">
      <w:pPr>
        <w:pStyle w:val="Titre3"/>
      </w:pPr>
      <w:r>
        <w:t>Persona 2 : Scientist (Collaborateur)</w:t>
      </w:r>
    </w:p>
    <w:p w14:paraId="76E55155" w14:textId="2987F763" w:rsidR="00E7086F" w:rsidRDefault="00E65937">
      <w:pPr>
        <w:numPr>
          <w:ilvl w:val="0"/>
          <w:numId w:val="6"/>
        </w:numPr>
        <w:pBdr>
          <w:top w:val="nil"/>
          <w:left w:val="nil"/>
          <w:bottom w:val="nil"/>
          <w:right w:val="nil"/>
          <w:between w:val="nil"/>
        </w:pBdr>
        <w:spacing w:line="275" w:lineRule="auto"/>
      </w:pPr>
      <w:r>
        <w:rPr>
          <w:b/>
          <w:bCs/>
          <w:color w:val="000000"/>
        </w:rPr>
        <w:t>Objectifs :</w:t>
      </w:r>
      <w:r>
        <w:rPr>
          <w:color w:val="000000"/>
        </w:rPr>
        <w:t xml:space="preserve"> Déclarer son temps de manière fluide, réserver un équipement rapidement pour ses expériences</w:t>
      </w:r>
      <w:r w:rsidR="001F5651">
        <w:rPr>
          <w:color w:val="000000"/>
        </w:rPr>
        <w:t>, avoir accès à un planning simplifié</w:t>
      </w:r>
    </w:p>
    <w:p w14:paraId="76E55156" w14:textId="685E18FB" w:rsidR="00E7086F" w:rsidRDefault="00622ECD">
      <w:pPr>
        <w:numPr>
          <w:ilvl w:val="0"/>
          <w:numId w:val="6"/>
        </w:numPr>
        <w:pBdr>
          <w:top w:val="nil"/>
          <w:left w:val="nil"/>
          <w:bottom w:val="nil"/>
          <w:right w:val="nil"/>
          <w:between w:val="nil"/>
        </w:pBdr>
        <w:spacing w:line="275" w:lineRule="auto"/>
      </w:pPr>
      <w:r w:rsidRPr="00622ECD">
        <w:rPr>
          <w:b/>
          <w:bCs/>
          <w:color w:val="000000"/>
        </w:rPr>
        <w:t>Axes d’amélioration</w:t>
      </w:r>
      <w:r>
        <w:rPr>
          <w:b/>
          <w:bCs/>
          <w:color w:val="000000"/>
        </w:rPr>
        <w:t xml:space="preserve">s </w:t>
      </w:r>
      <w:r w:rsidR="00E65937">
        <w:rPr>
          <w:b/>
          <w:bCs/>
          <w:color w:val="000000"/>
        </w:rPr>
        <w:t>:</w:t>
      </w:r>
      <w:r w:rsidR="00E65937">
        <w:rPr>
          <w:color w:val="000000"/>
        </w:rPr>
        <w:t xml:space="preserve"> Processus </w:t>
      </w:r>
      <w:r w:rsidR="001F5651">
        <w:rPr>
          <w:color w:val="000000"/>
        </w:rPr>
        <w:t>de réservation des équipements</w:t>
      </w:r>
      <w:r w:rsidR="00E65937">
        <w:rPr>
          <w:color w:val="000000"/>
        </w:rPr>
        <w:t xml:space="preserve"> complexe, risques de conflits lors de la réservation.</w:t>
      </w:r>
    </w:p>
    <w:p w14:paraId="76E55157" w14:textId="77777777" w:rsidR="00E7086F" w:rsidRDefault="00E65937">
      <w:pPr>
        <w:pStyle w:val="Titre3"/>
      </w:pPr>
      <w:r>
        <w:t>Persona 3 : Study Director (SD)</w:t>
      </w:r>
    </w:p>
    <w:p w14:paraId="76E55158" w14:textId="273CB3F7" w:rsidR="00E7086F" w:rsidRDefault="00E65937">
      <w:pPr>
        <w:numPr>
          <w:ilvl w:val="0"/>
          <w:numId w:val="7"/>
        </w:numPr>
        <w:pBdr>
          <w:top w:val="nil"/>
          <w:left w:val="nil"/>
          <w:bottom w:val="nil"/>
          <w:right w:val="nil"/>
          <w:between w:val="nil"/>
        </w:pBdr>
        <w:spacing w:line="275" w:lineRule="auto"/>
      </w:pPr>
      <w:r>
        <w:rPr>
          <w:b/>
          <w:bCs/>
          <w:color w:val="000000"/>
        </w:rPr>
        <w:t>Objectifs :</w:t>
      </w:r>
      <w:r>
        <w:rPr>
          <w:color w:val="000000"/>
        </w:rPr>
        <w:t xml:space="preserve"> Piloter le cycle de vie de ses projets (de Hypothesis à </w:t>
      </w:r>
      <w:r w:rsidR="00B8796F">
        <w:rPr>
          <w:color w:val="000000"/>
        </w:rPr>
        <w:t>Completed</w:t>
      </w:r>
      <w:r>
        <w:rPr>
          <w:color w:val="000000"/>
        </w:rPr>
        <w:t xml:space="preserve">), suivre l'avancement budgétaire et la charge </w:t>
      </w:r>
      <w:r w:rsidR="00E206BD">
        <w:rPr>
          <w:color w:val="000000"/>
        </w:rPr>
        <w:t>des ressources</w:t>
      </w:r>
      <w:r>
        <w:rPr>
          <w:color w:val="000000"/>
        </w:rPr>
        <w:t>.</w:t>
      </w:r>
    </w:p>
    <w:p w14:paraId="5EF0C4FB" w14:textId="7126934D" w:rsidR="00622ECD" w:rsidRDefault="00622ECD" w:rsidP="00622ECD">
      <w:pPr>
        <w:numPr>
          <w:ilvl w:val="0"/>
          <w:numId w:val="7"/>
        </w:numPr>
        <w:pBdr>
          <w:top w:val="nil"/>
          <w:left w:val="nil"/>
          <w:bottom w:val="nil"/>
          <w:right w:val="nil"/>
          <w:between w:val="nil"/>
        </w:pBdr>
        <w:spacing w:line="275" w:lineRule="auto"/>
      </w:pPr>
      <w:r w:rsidRPr="00622ECD">
        <w:rPr>
          <w:b/>
          <w:bCs/>
          <w:color w:val="000000"/>
        </w:rPr>
        <w:t>Axes d’amélioration</w:t>
      </w:r>
      <w:r>
        <w:rPr>
          <w:b/>
          <w:bCs/>
          <w:color w:val="000000"/>
        </w:rPr>
        <w:t xml:space="preserve">s </w:t>
      </w:r>
      <w:r w:rsidR="00E65937">
        <w:rPr>
          <w:b/>
          <w:bCs/>
          <w:color w:val="000000"/>
        </w:rPr>
        <w:t>:</w:t>
      </w:r>
      <w:r w:rsidR="00E65937">
        <w:rPr>
          <w:color w:val="000000"/>
        </w:rPr>
        <w:t xml:space="preserve"> Manque de visibilité en temps réel sur les temps imputés par les équipes sur ses projets, difficulté à estimer la charge restante.</w:t>
      </w:r>
    </w:p>
    <w:p w14:paraId="76E5515A" w14:textId="77777777" w:rsidR="00E7086F" w:rsidRDefault="00E65937">
      <w:pPr>
        <w:pStyle w:val="Titre3"/>
      </w:pPr>
      <w:r>
        <w:t>Persona 4 : Responsable Équipement</w:t>
      </w:r>
    </w:p>
    <w:p w14:paraId="76E5515B" w14:textId="77777777" w:rsidR="00E7086F" w:rsidRDefault="00E65937">
      <w:pPr>
        <w:numPr>
          <w:ilvl w:val="0"/>
          <w:numId w:val="8"/>
        </w:numPr>
        <w:pBdr>
          <w:top w:val="nil"/>
          <w:left w:val="nil"/>
          <w:bottom w:val="nil"/>
          <w:right w:val="nil"/>
          <w:between w:val="nil"/>
        </w:pBdr>
        <w:spacing w:line="275" w:lineRule="auto"/>
      </w:pPr>
      <w:r>
        <w:rPr>
          <w:b/>
          <w:bCs/>
          <w:color w:val="000000"/>
        </w:rPr>
        <w:t>Objectifs :</w:t>
      </w:r>
      <w:r>
        <w:rPr>
          <w:color w:val="000000"/>
        </w:rPr>
        <w:t xml:space="preserve"> Maintenir le parc matériel opérationnel, anticiper les maintenances préventives.</w:t>
      </w:r>
    </w:p>
    <w:p w14:paraId="3C6705D6" w14:textId="080F31AD" w:rsidR="001D245B" w:rsidRDefault="00622ECD" w:rsidP="004E5B47">
      <w:pPr>
        <w:numPr>
          <w:ilvl w:val="0"/>
          <w:numId w:val="8"/>
        </w:numPr>
        <w:pBdr>
          <w:top w:val="nil"/>
          <w:left w:val="nil"/>
          <w:bottom w:val="nil"/>
          <w:right w:val="nil"/>
          <w:between w:val="nil"/>
        </w:pBdr>
        <w:spacing w:line="275" w:lineRule="auto"/>
      </w:pPr>
      <w:r w:rsidRPr="00622ECD">
        <w:rPr>
          <w:b/>
          <w:bCs/>
          <w:color w:val="000000"/>
        </w:rPr>
        <w:t>Axes d’amélioration</w:t>
      </w:r>
      <w:r>
        <w:rPr>
          <w:b/>
          <w:bCs/>
          <w:color w:val="000000"/>
        </w:rPr>
        <w:t xml:space="preserve"> </w:t>
      </w:r>
      <w:r w:rsidR="00E65937">
        <w:rPr>
          <w:b/>
          <w:bCs/>
          <w:color w:val="000000"/>
        </w:rPr>
        <w:t>:</w:t>
      </w:r>
      <w:r w:rsidR="00E65937">
        <w:rPr>
          <w:color w:val="000000"/>
        </w:rPr>
        <w:t xml:space="preserve"> Suivi manuel des dates de </w:t>
      </w:r>
      <w:r w:rsidR="002E3E5A">
        <w:rPr>
          <w:color w:val="000000"/>
        </w:rPr>
        <w:t>requalification</w:t>
      </w:r>
      <w:r w:rsidR="00E65937">
        <w:rPr>
          <w:color w:val="000000"/>
        </w:rPr>
        <w:t xml:space="preserve">, absence d'alertes automatiques avant </w:t>
      </w:r>
      <w:r w:rsidR="001D31CB">
        <w:rPr>
          <w:color w:val="000000"/>
        </w:rPr>
        <w:t>date</w:t>
      </w:r>
      <w:r w:rsidR="007419FE">
        <w:rPr>
          <w:color w:val="000000"/>
        </w:rPr>
        <w:t xml:space="preserve"> de requalification périodique</w:t>
      </w:r>
      <w:r>
        <w:rPr>
          <w:color w:val="000000"/>
        </w:rPr>
        <w:t>.</w:t>
      </w:r>
    </w:p>
    <w:p w14:paraId="76E5515D" w14:textId="77777777" w:rsidR="00E7086F" w:rsidRDefault="00E65937">
      <w:pPr>
        <w:pStyle w:val="Titre2"/>
      </w:pPr>
      <w:r>
        <w:lastRenderedPageBreak/>
        <w:t>5. Analyse Métier : Modules Principaux</w:t>
      </w:r>
    </w:p>
    <w:p w14:paraId="76E5515E" w14:textId="77000818" w:rsidR="00E7086F" w:rsidRDefault="00E65937">
      <w:pPr>
        <w:pBdr>
          <w:top w:val="nil"/>
          <w:left w:val="nil"/>
          <w:bottom w:val="nil"/>
          <w:right w:val="nil"/>
          <w:between w:val="nil"/>
        </w:pBdr>
        <w:spacing w:line="275" w:lineRule="auto"/>
        <w:rPr>
          <w:color w:val="000000"/>
        </w:rPr>
      </w:pPr>
      <w:r>
        <w:rPr>
          <w:color w:val="000000"/>
        </w:rPr>
        <w:t>La plateforme s'articule autour de 10 modules fonctionnels :</w:t>
      </w:r>
    </w:p>
    <w:p w14:paraId="76E5515F" w14:textId="79EA8644" w:rsidR="00E7086F" w:rsidRDefault="00E65937">
      <w:pPr>
        <w:numPr>
          <w:ilvl w:val="0"/>
          <w:numId w:val="9"/>
        </w:numPr>
        <w:pBdr>
          <w:top w:val="nil"/>
          <w:left w:val="nil"/>
          <w:bottom w:val="nil"/>
          <w:right w:val="nil"/>
          <w:between w:val="nil"/>
        </w:pBdr>
        <w:spacing w:line="275" w:lineRule="auto"/>
      </w:pPr>
      <w:r>
        <w:rPr>
          <w:color w:val="000000"/>
        </w:rPr>
        <w:t xml:space="preserve">Resource Planning </w:t>
      </w:r>
    </w:p>
    <w:p w14:paraId="76E55160" w14:textId="352DDD8F" w:rsidR="00E7086F" w:rsidRDefault="00E65937">
      <w:pPr>
        <w:numPr>
          <w:ilvl w:val="0"/>
          <w:numId w:val="9"/>
        </w:numPr>
        <w:pBdr>
          <w:top w:val="nil"/>
          <w:left w:val="nil"/>
          <w:bottom w:val="nil"/>
          <w:right w:val="nil"/>
          <w:between w:val="nil"/>
        </w:pBdr>
        <w:spacing w:line="275" w:lineRule="auto"/>
      </w:pPr>
      <w:r>
        <w:rPr>
          <w:color w:val="000000"/>
        </w:rPr>
        <w:t xml:space="preserve">Capacity Planning </w:t>
      </w:r>
    </w:p>
    <w:p w14:paraId="76E55161" w14:textId="0A9146DF" w:rsidR="00E7086F" w:rsidRDefault="00E65937">
      <w:pPr>
        <w:numPr>
          <w:ilvl w:val="0"/>
          <w:numId w:val="9"/>
        </w:numPr>
        <w:pBdr>
          <w:top w:val="nil"/>
          <w:left w:val="nil"/>
          <w:bottom w:val="nil"/>
          <w:right w:val="nil"/>
          <w:between w:val="nil"/>
        </w:pBdr>
        <w:spacing w:line="275" w:lineRule="auto"/>
      </w:pPr>
      <w:r>
        <w:rPr>
          <w:color w:val="000000"/>
        </w:rPr>
        <w:t xml:space="preserve">Portfolio Management </w:t>
      </w:r>
    </w:p>
    <w:p w14:paraId="76E55162" w14:textId="71E32407" w:rsidR="00E7086F" w:rsidRDefault="00E65937">
      <w:pPr>
        <w:numPr>
          <w:ilvl w:val="0"/>
          <w:numId w:val="9"/>
        </w:numPr>
        <w:pBdr>
          <w:top w:val="nil"/>
          <w:left w:val="nil"/>
          <w:bottom w:val="nil"/>
          <w:right w:val="nil"/>
          <w:between w:val="nil"/>
        </w:pBdr>
        <w:spacing w:line="275" w:lineRule="auto"/>
      </w:pPr>
      <w:r>
        <w:rPr>
          <w:color w:val="000000"/>
        </w:rPr>
        <w:t>Project &amp; Study Management</w:t>
      </w:r>
    </w:p>
    <w:p w14:paraId="76E55163" w14:textId="53485F30" w:rsidR="00E7086F" w:rsidRPr="00D5562F" w:rsidRDefault="00E65937">
      <w:pPr>
        <w:numPr>
          <w:ilvl w:val="0"/>
          <w:numId w:val="9"/>
        </w:numPr>
        <w:pBdr>
          <w:top w:val="nil"/>
          <w:left w:val="nil"/>
          <w:bottom w:val="nil"/>
          <w:right w:val="nil"/>
          <w:between w:val="nil"/>
        </w:pBdr>
        <w:spacing w:line="275" w:lineRule="auto"/>
      </w:pPr>
      <w:r>
        <w:rPr>
          <w:color w:val="000000"/>
        </w:rPr>
        <w:t>Equipment Scheduling</w:t>
      </w:r>
    </w:p>
    <w:p w14:paraId="5B32DDC5" w14:textId="3998540B" w:rsidR="00D5562F" w:rsidRDefault="00053F23">
      <w:pPr>
        <w:numPr>
          <w:ilvl w:val="0"/>
          <w:numId w:val="9"/>
        </w:numPr>
        <w:pBdr>
          <w:top w:val="nil"/>
          <w:left w:val="nil"/>
          <w:bottom w:val="nil"/>
          <w:right w:val="nil"/>
          <w:between w:val="nil"/>
        </w:pBdr>
        <w:spacing w:line="275" w:lineRule="auto"/>
      </w:pPr>
      <w:r>
        <w:rPr>
          <w:color w:val="000000"/>
        </w:rPr>
        <w:t>Asset Lifecycle Management</w:t>
      </w:r>
    </w:p>
    <w:p w14:paraId="76E55164" w14:textId="1EE8809B" w:rsidR="00E7086F" w:rsidRDefault="00E65937">
      <w:pPr>
        <w:numPr>
          <w:ilvl w:val="0"/>
          <w:numId w:val="9"/>
        </w:numPr>
        <w:pBdr>
          <w:top w:val="nil"/>
          <w:left w:val="nil"/>
          <w:bottom w:val="nil"/>
          <w:right w:val="nil"/>
          <w:between w:val="nil"/>
        </w:pBdr>
        <w:spacing w:line="275" w:lineRule="auto"/>
      </w:pPr>
      <w:r>
        <w:rPr>
          <w:color w:val="000000"/>
        </w:rPr>
        <w:t>Time Tracking</w:t>
      </w:r>
    </w:p>
    <w:p w14:paraId="76E55165" w14:textId="373ECC05" w:rsidR="00E7086F" w:rsidRPr="00053F23" w:rsidRDefault="00E65937">
      <w:pPr>
        <w:numPr>
          <w:ilvl w:val="0"/>
          <w:numId w:val="9"/>
        </w:numPr>
        <w:pBdr>
          <w:top w:val="nil"/>
          <w:left w:val="nil"/>
          <w:bottom w:val="nil"/>
          <w:right w:val="nil"/>
          <w:between w:val="nil"/>
        </w:pBdr>
        <w:spacing w:line="275" w:lineRule="auto"/>
      </w:pPr>
      <w:r>
        <w:rPr>
          <w:color w:val="000000"/>
        </w:rPr>
        <w:t>Maintenance Contract Management</w:t>
      </w:r>
    </w:p>
    <w:p w14:paraId="6D73A23E" w14:textId="7A0F2820" w:rsidR="00053F23" w:rsidRDefault="00053F23">
      <w:pPr>
        <w:numPr>
          <w:ilvl w:val="0"/>
          <w:numId w:val="9"/>
        </w:numPr>
        <w:pBdr>
          <w:top w:val="nil"/>
          <w:left w:val="nil"/>
          <w:bottom w:val="nil"/>
          <w:right w:val="nil"/>
          <w:between w:val="nil"/>
        </w:pBdr>
        <w:spacing w:line="275" w:lineRule="auto"/>
      </w:pPr>
      <w:r>
        <w:rPr>
          <w:color w:val="000000"/>
        </w:rPr>
        <w:t>Maintenance Budget Management</w:t>
      </w:r>
    </w:p>
    <w:p w14:paraId="76E55166" w14:textId="7F25B2A8" w:rsidR="00E7086F" w:rsidRDefault="00E65937">
      <w:pPr>
        <w:numPr>
          <w:ilvl w:val="0"/>
          <w:numId w:val="9"/>
        </w:numPr>
        <w:pBdr>
          <w:top w:val="nil"/>
          <w:left w:val="nil"/>
          <w:bottom w:val="nil"/>
          <w:right w:val="nil"/>
          <w:between w:val="nil"/>
        </w:pBdr>
        <w:spacing w:line="275" w:lineRule="auto"/>
      </w:pPr>
      <w:r>
        <w:rPr>
          <w:color w:val="000000"/>
        </w:rPr>
        <w:t>Reporting &amp; KPI</w:t>
      </w:r>
    </w:p>
    <w:p w14:paraId="76E55167" w14:textId="580F8588" w:rsidR="00E7086F" w:rsidRDefault="00E65937">
      <w:pPr>
        <w:numPr>
          <w:ilvl w:val="0"/>
          <w:numId w:val="9"/>
        </w:numPr>
        <w:pBdr>
          <w:top w:val="nil"/>
          <w:left w:val="nil"/>
          <w:bottom w:val="nil"/>
          <w:right w:val="nil"/>
          <w:between w:val="nil"/>
        </w:pBdr>
        <w:spacing w:line="275" w:lineRule="auto"/>
      </w:pPr>
      <w:r>
        <w:rPr>
          <w:color w:val="000000"/>
        </w:rPr>
        <w:t>Administration</w:t>
      </w:r>
    </w:p>
    <w:p w14:paraId="76E55168" w14:textId="39791C7D" w:rsidR="00E7086F" w:rsidRDefault="00E65937">
      <w:pPr>
        <w:numPr>
          <w:ilvl w:val="0"/>
          <w:numId w:val="9"/>
        </w:numPr>
        <w:pBdr>
          <w:top w:val="nil"/>
          <w:left w:val="nil"/>
          <w:bottom w:val="nil"/>
          <w:right w:val="nil"/>
          <w:between w:val="nil"/>
        </w:pBdr>
        <w:spacing w:line="275" w:lineRule="auto"/>
      </w:pPr>
      <w:r>
        <w:rPr>
          <w:color w:val="000000"/>
        </w:rPr>
        <w:t>Audit &amp; Compliance</w:t>
      </w:r>
    </w:p>
    <w:p w14:paraId="76E55169" w14:textId="77777777" w:rsidR="00E7086F" w:rsidRDefault="00E65937">
      <w:pPr>
        <w:pStyle w:val="Titre2"/>
        <w:spacing w:after="300"/>
      </w:pPr>
      <w:r>
        <w:t>6. Règles Métier Structurantes</w:t>
      </w:r>
    </w:p>
    <w:p w14:paraId="76E5516A" w14:textId="77777777" w:rsidR="00E7086F" w:rsidRDefault="00E65937">
      <w:pPr>
        <w:pStyle w:val="Titre3"/>
        <w:spacing w:before="0"/>
      </w:pPr>
      <w:r>
        <w:t>6.1 Gestion des Ressources</w:t>
      </w:r>
    </w:p>
    <w:p w14:paraId="76E5516B" w14:textId="77777777" w:rsidR="00E7086F" w:rsidRDefault="00E65937">
      <w:pPr>
        <w:numPr>
          <w:ilvl w:val="0"/>
          <w:numId w:val="10"/>
        </w:numPr>
        <w:pBdr>
          <w:top w:val="nil"/>
          <w:left w:val="nil"/>
          <w:bottom w:val="nil"/>
          <w:right w:val="nil"/>
          <w:between w:val="nil"/>
        </w:pBdr>
        <w:spacing w:line="275" w:lineRule="auto"/>
      </w:pPr>
      <w:r>
        <w:rPr>
          <w:b/>
          <w:bCs/>
          <w:color w:val="000000"/>
        </w:rPr>
        <w:t>Calcul du FTE (Full-Time Equivalent) :</w:t>
      </w:r>
      <w:r>
        <w:rPr>
          <w:color w:val="000000"/>
        </w:rPr>
        <w:t xml:space="preserve"> 1 FTE = 1 équivalent temps plein (ex: 35h/semaine). Un employé à 80% aura un FTE de 0.8.</w:t>
      </w:r>
    </w:p>
    <w:p w14:paraId="76E5516C" w14:textId="2F0FB3B6" w:rsidR="00E7086F" w:rsidRDefault="00E65937">
      <w:pPr>
        <w:numPr>
          <w:ilvl w:val="0"/>
          <w:numId w:val="10"/>
        </w:numPr>
        <w:pBdr>
          <w:top w:val="nil"/>
          <w:left w:val="nil"/>
          <w:bottom w:val="nil"/>
          <w:right w:val="nil"/>
          <w:between w:val="nil"/>
        </w:pBdr>
        <w:spacing w:line="275" w:lineRule="auto"/>
      </w:pPr>
      <w:r>
        <w:rPr>
          <w:b/>
          <w:bCs/>
          <w:color w:val="000000"/>
        </w:rPr>
        <w:t>Gestion des arrivées/départs :</w:t>
      </w:r>
      <w:r>
        <w:rPr>
          <w:color w:val="000000"/>
        </w:rPr>
        <w:t xml:space="preserve"> La capacité d'une ressource est nulle avant sa date d'arrivée et après sa date de départ contractuelle. Les ressources ne sont jamais supprimées physiquement (Soft Delete).</w:t>
      </w:r>
    </w:p>
    <w:p w14:paraId="0A805592" w14:textId="014ADC2A" w:rsidR="00474DA0" w:rsidRPr="00622ECD" w:rsidRDefault="00E65937" w:rsidP="00474DA0">
      <w:pPr>
        <w:numPr>
          <w:ilvl w:val="0"/>
          <w:numId w:val="10"/>
        </w:numPr>
        <w:pBdr>
          <w:top w:val="nil"/>
          <w:left w:val="nil"/>
          <w:bottom w:val="nil"/>
          <w:right w:val="nil"/>
          <w:between w:val="nil"/>
        </w:pBdr>
        <w:spacing w:line="275" w:lineRule="auto"/>
      </w:pPr>
      <w:r>
        <w:rPr>
          <w:b/>
          <w:bCs/>
          <w:color w:val="000000"/>
        </w:rPr>
        <w:t>Historisation :</w:t>
      </w:r>
      <w:r>
        <w:rPr>
          <w:color w:val="000000"/>
        </w:rPr>
        <w:t xml:space="preserve"> Toute modification du profil RH (changement de manager, de département) génère une nouvelle entrée dans l'Audit Trail sans altérer les données passées.</w:t>
      </w:r>
    </w:p>
    <w:p w14:paraId="270C5BF2" w14:textId="77777777" w:rsidR="00622ECD" w:rsidRDefault="00622ECD" w:rsidP="00622ECD">
      <w:pPr>
        <w:pBdr>
          <w:top w:val="nil"/>
          <w:left w:val="nil"/>
          <w:bottom w:val="nil"/>
          <w:right w:val="nil"/>
          <w:between w:val="nil"/>
        </w:pBdr>
        <w:spacing w:line="275" w:lineRule="auto"/>
      </w:pPr>
    </w:p>
    <w:p w14:paraId="481B7CB5" w14:textId="77777777" w:rsidR="00622ECD" w:rsidRDefault="00622ECD" w:rsidP="00622ECD">
      <w:pPr>
        <w:pBdr>
          <w:top w:val="nil"/>
          <w:left w:val="nil"/>
          <w:bottom w:val="nil"/>
          <w:right w:val="nil"/>
          <w:between w:val="nil"/>
        </w:pBdr>
        <w:spacing w:line="275" w:lineRule="auto"/>
      </w:pPr>
    </w:p>
    <w:p w14:paraId="2C4BF3F5" w14:textId="77777777" w:rsidR="00622ECD" w:rsidRDefault="00622ECD" w:rsidP="00622ECD">
      <w:pPr>
        <w:pBdr>
          <w:top w:val="nil"/>
          <w:left w:val="nil"/>
          <w:bottom w:val="nil"/>
          <w:right w:val="nil"/>
          <w:between w:val="nil"/>
        </w:pBdr>
        <w:spacing w:line="275" w:lineRule="auto"/>
      </w:pPr>
    </w:p>
    <w:p w14:paraId="40BEDBED" w14:textId="77777777" w:rsidR="00622ECD" w:rsidRDefault="00622ECD" w:rsidP="00622ECD">
      <w:pPr>
        <w:pBdr>
          <w:top w:val="nil"/>
          <w:left w:val="nil"/>
          <w:bottom w:val="nil"/>
          <w:right w:val="nil"/>
          <w:between w:val="nil"/>
        </w:pBdr>
        <w:spacing w:line="275" w:lineRule="auto"/>
      </w:pPr>
    </w:p>
    <w:p w14:paraId="11141FCB" w14:textId="77777777" w:rsidR="00622ECD" w:rsidRDefault="00622ECD" w:rsidP="00622ECD">
      <w:pPr>
        <w:pBdr>
          <w:top w:val="nil"/>
          <w:left w:val="nil"/>
          <w:bottom w:val="nil"/>
          <w:right w:val="nil"/>
          <w:between w:val="nil"/>
        </w:pBdr>
        <w:spacing w:line="275" w:lineRule="auto"/>
      </w:pPr>
    </w:p>
    <w:p w14:paraId="335EBBB1" w14:textId="77777777" w:rsidR="00622ECD" w:rsidRDefault="00622ECD" w:rsidP="00622ECD">
      <w:pPr>
        <w:pBdr>
          <w:top w:val="nil"/>
          <w:left w:val="nil"/>
          <w:bottom w:val="nil"/>
          <w:right w:val="nil"/>
          <w:between w:val="nil"/>
        </w:pBdr>
        <w:spacing w:line="275" w:lineRule="auto"/>
      </w:pPr>
    </w:p>
    <w:p w14:paraId="63570E29" w14:textId="77777777" w:rsidR="00622ECD" w:rsidRDefault="00622ECD" w:rsidP="00622ECD">
      <w:pPr>
        <w:pBdr>
          <w:top w:val="nil"/>
          <w:left w:val="nil"/>
          <w:bottom w:val="nil"/>
          <w:right w:val="nil"/>
          <w:between w:val="nil"/>
        </w:pBdr>
        <w:spacing w:line="275" w:lineRule="auto"/>
      </w:pPr>
    </w:p>
    <w:p w14:paraId="749A04F7" w14:textId="77777777" w:rsidR="00622ECD" w:rsidRDefault="00622ECD" w:rsidP="00622ECD">
      <w:pPr>
        <w:pBdr>
          <w:top w:val="nil"/>
          <w:left w:val="nil"/>
          <w:bottom w:val="nil"/>
          <w:right w:val="nil"/>
          <w:between w:val="nil"/>
        </w:pBdr>
        <w:spacing w:line="275" w:lineRule="auto"/>
      </w:pPr>
    </w:p>
    <w:p w14:paraId="13C92396" w14:textId="77777777" w:rsidR="00622ECD" w:rsidRDefault="00622ECD" w:rsidP="00622ECD">
      <w:pPr>
        <w:pBdr>
          <w:top w:val="nil"/>
          <w:left w:val="nil"/>
          <w:bottom w:val="nil"/>
          <w:right w:val="nil"/>
          <w:between w:val="nil"/>
        </w:pBdr>
        <w:spacing w:line="275" w:lineRule="auto"/>
      </w:pPr>
    </w:p>
    <w:p w14:paraId="748076DB" w14:textId="77777777" w:rsidR="00622ECD" w:rsidRDefault="00622ECD" w:rsidP="00622ECD">
      <w:pPr>
        <w:pBdr>
          <w:top w:val="nil"/>
          <w:left w:val="nil"/>
          <w:bottom w:val="nil"/>
          <w:right w:val="nil"/>
          <w:between w:val="nil"/>
        </w:pBdr>
        <w:spacing w:line="275" w:lineRule="auto"/>
      </w:pPr>
    </w:p>
    <w:p w14:paraId="4FF21BC6" w14:textId="77777777" w:rsidR="00622ECD" w:rsidRDefault="00622ECD" w:rsidP="00622ECD">
      <w:pPr>
        <w:pBdr>
          <w:top w:val="nil"/>
          <w:left w:val="nil"/>
          <w:bottom w:val="nil"/>
          <w:right w:val="nil"/>
          <w:between w:val="nil"/>
        </w:pBdr>
        <w:spacing w:line="275" w:lineRule="auto"/>
      </w:pPr>
    </w:p>
    <w:p w14:paraId="3FE20DEB" w14:textId="77777777" w:rsidR="00622ECD" w:rsidRDefault="00622ECD" w:rsidP="00622ECD">
      <w:pPr>
        <w:pBdr>
          <w:top w:val="nil"/>
          <w:left w:val="nil"/>
          <w:bottom w:val="nil"/>
          <w:right w:val="nil"/>
          <w:between w:val="nil"/>
        </w:pBdr>
        <w:spacing w:line="275" w:lineRule="auto"/>
      </w:pPr>
    </w:p>
    <w:p w14:paraId="4BF02529" w14:textId="77777777" w:rsidR="00622ECD" w:rsidRDefault="00622ECD" w:rsidP="00622ECD">
      <w:pPr>
        <w:pBdr>
          <w:top w:val="nil"/>
          <w:left w:val="nil"/>
          <w:bottom w:val="nil"/>
          <w:right w:val="nil"/>
          <w:between w:val="nil"/>
        </w:pBdr>
        <w:spacing w:line="275" w:lineRule="auto"/>
      </w:pPr>
    </w:p>
    <w:p w14:paraId="276BB881" w14:textId="77777777" w:rsidR="00622ECD" w:rsidRDefault="00622ECD" w:rsidP="00622ECD">
      <w:pPr>
        <w:pBdr>
          <w:top w:val="nil"/>
          <w:left w:val="nil"/>
          <w:bottom w:val="nil"/>
          <w:right w:val="nil"/>
          <w:between w:val="nil"/>
        </w:pBdr>
        <w:spacing w:line="275" w:lineRule="auto"/>
      </w:pPr>
    </w:p>
    <w:p w14:paraId="01505E60" w14:textId="77777777" w:rsidR="00622ECD" w:rsidRDefault="00622ECD" w:rsidP="00622ECD">
      <w:pPr>
        <w:pBdr>
          <w:top w:val="nil"/>
          <w:left w:val="nil"/>
          <w:bottom w:val="nil"/>
          <w:right w:val="nil"/>
          <w:between w:val="nil"/>
        </w:pBdr>
        <w:spacing w:line="275" w:lineRule="auto"/>
      </w:pPr>
    </w:p>
    <w:p w14:paraId="76E5516E" w14:textId="77777777" w:rsidR="00E7086F" w:rsidRDefault="00E65937">
      <w:pPr>
        <w:pStyle w:val="Titre3"/>
      </w:pPr>
      <w:r>
        <w:lastRenderedPageBreak/>
        <w:t>6.2 Capacity Planning</w:t>
      </w:r>
    </w:p>
    <w:p w14:paraId="76E5516F" w14:textId="5B10FCF9" w:rsidR="00E7086F" w:rsidRDefault="00E65937">
      <w:pPr>
        <w:numPr>
          <w:ilvl w:val="0"/>
          <w:numId w:val="11"/>
        </w:numPr>
        <w:pBdr>
          <w:top w:val="nil"/>
          <w:left w:val="nil"/>
          <w:bottom w:val="nil"/>
          <w:right w:val="nil"/>
          <w:between w:val="nil"/>
        </w:pBdr>
        <w:spacing w:line="275" w:lineRule="auto"/>
      </w:pPr>
      <w:r>
        <w:rPr>
          <w:b/>
          <w:bCs/>
          <w:color w:val="000000"/>
        </w:rPr>
        <w:t>Horizon de planification :</w:t>
      </w:r>
      <w:r>
        <w:rPr>
          <w:color w:val="000000"/>
        </w:rPr>
        <w:t xml:space="preserve"> Projections sur </w:t>
      </w:r>
      <w:commentRangeStart w:id="9"/>
      <w:r>
        <w:rPr>
          <w:color w:val="000000"/>
        </w:rPr>
        <w:t>3, 6, 12 et 24 mois</w:t>
      </w:r>
      <w:commentRangeEnd w:id="9"/>
      <w:r w:rsidR="00F04899">
        <w:rPr>
          <w:rStyle w:val="Marquedecommentaire"/>
          <w:color w:val="000000"/>
          <w:sz w:val="22"/>
          <w:szCs w:val="22"/>
        </w:rPr>
        <w:commentReference w:id="9"/>
      </w:r>
      <w:r>
        <w:rPr>
          <w:color w:val="000000"/>
        </w:rPr>
        <w:t>.</w:t>
      </w:r>
    </w:p>
    <w:p w14:paraId="5A6BF12E" w14:textId="2C107215" w:rsidR="003A6764" w:rsidRPr="003A6764" w:rsidRDefault="00E65937" w:rsidP="003A6764">
      <w:pPr>
        <w:numPr>
          <w:ilvl w:val="0"/>
          <w:numId w:val="11"/>
        </w:numPr>
        <w:pBdr>
          <w:top w:val="nil"/>
          <w:left w:val="nil"/>
          <w:bottom w:val="nil"/>
          <w:right w:val="nil"/>
          <w:between w:val="nil"/>
        </w:pBdr>
        <w:spacing w:line="275" w:lineRule="auto"/>
        <w:rPr>
          <w:color w:val="000000"/>
        </w:rPr>
      </w:pPr>
      <w:r>
        <w:rPr>
          <w:b/>
          <w:bCs/>
          <w:color w:val="000000"/>
        </w:rPr>
        <w:t>Formule de Calcul</w:t>
      </w:r>
      <w:r w:rsidR="003A6764">
        <w:rPr>
          <w:b/>
          <w:bCs/>
          <w:color w:val="000000"/>
        </w:rPr>
        <w:t xml:space="preserve"> </w:t>
      </w:r>
      <w:r>
        <w:rPr>
          <w:b/>
          <w:bCs/>
          <w:color w:val="000000"/>
        </w:rPr>
        <w:t>:</w:t>
      </w:r>
      <w:r>
        <w:rPr>
          <w:color w:val="000000"/>
        </w:rPr>
        <w:t xml:space="preserve"> </w:t>
      </w:r>
      <w:r w:rsidR="003A6764" w:rsidRPr="003A6764">
        <w:rPr>
          <w:color w:val="000000"/>
        </w:rPr>
        <w:t>Capacité théorique = FTE × jours ouvrés</w:t>
      </w:r>
    </w:p>
    <w:p w14:paraId="58DC3B47" w14:textId="0F0C4D56" w:rsidR="00511B55" w:rsidRDefault="003B3C18" w:rsidP="00F31FD7">
      <w:pPr>
        <w:numPr>
          <w:ilvl w:val="0"/>
          <w:numId w:val="11"/>
        </w:numPr>
        <w:pBdr>
          <w:top w:val="nil"/>
          <w:left w:val="nil"/>
          <w:bottom w:val="nil"/>
          <w:right w:val="nil"/>
          <w:between w:val="nil"/>
        </w:pBdr>
        <w:spacing w:line="275" w:lineRule="auto"/>
      </w:pPr>
      <w:r w:rsidRPr="003B3C18">
        <w:rPr>
          <w:b/>
          <w:bCs/>
        </w:rPr>
        <w:t>Capacité nette</w:t>
      </w:r>
      <w:r>
        <w:t xml:space="preserve"> = Capacité théorique </w:t>
      </w:r>
      <w:r w:rsidR="00F31FD7">
        <w:t xml:space="preserve">- </w:t>
      </w:r>
      <w:r w:rsidR="00511B55">
        <w:t>Congés</w:t>
      </w:r>
    </w:p>
    <w:p w14:paraId="13DB05F6" w14:textId="77777777" w:rsidR="00511B55" w:rsidRDefault="00511B55" w:rsidP="00511B55">
      <w:pPr>
        <w:pBdr>
          <w:top w:val="nil"/>
          <w:left w:val="nil"/>
          <w:bottom w:val="nil"/>
          <w:right w:val="nil"/>
          <w:between w:val="nil"/>
        </w:pBdr>
        <w:spacing w:line="275" w:lineRule="auto"/>
        <w:ind w:left="600"/>
      </w:pPr>
      <w:r>
        <w:t>- RTT</w:t>
      </w:r>
    </w:p>
    <w:p w14:paraId="548068CF" w14:textId="77777777" w:rsidR="00511B55" w:rsidRDefault="00511B55" w:rsidP="00511B55">
      <w:pPr>
        <w:pBdr>
          <w:top w:val="nil"/>
          <w:left w:val="nil"/>
          <w:bottom w:val="nil"/>
          <w:right w:val="nil"/>
          <w:between w:val="nil"/>
        </w:pBdr>
        <w:spacing w:line="275" w:lineRule="auto"/>
        <w:ind w:left="600"/>
      </w:pPr>
      <w:r>
        <w:t>- Absences</w:t>
      </w:r>
    </w:p>
    <w:p w14:paraId="5D41C11D" w14:textId="77777777" w:rsidR="00511B55" w:rsidRDefault="00511B55" w:rsidP="00511B55">
      <w:pPr>
        <w:pBdr>
          <w:top w:val="nil"/>
          <w:left w:val="nil"/>
          <w:bottom w:val="nil"/>
          <w:right w:val="nil"/>
          <w:between w:val="nil"/>
        </w:pBdr>
        <w:spacing w:line="275" w:lineRule="auto"/>
        <w:ind w:left="600"/>
      </w:pPr>
      <w:r>
        <w:t>- Formation</w:t>
      </w:r>
    </w:p>
    <w:p w14:paraId="40E107AD" w14:textId="77777777" w:rsidR="00511B55" w:rsidRDefault="00511B55" w:rsidP="00511B55">
      <w:pPr>
        <w:pBdr>
          <w:top w:val="nil"/>
          <w:left w:val="nil"/>
          <w:bottom w:val="nil"/>
          <w:right w:val="nil"/>
          <w:between w:val="nil"/>
        </w:pBdr>
        <w:spacing w:line="275" w:lineRule="auto"/>
        <w:ind w:left="600"/>
      </w:pPr>
      <w:r>
        <w:t>- Activités internes</w:t>
      </w:r>
    </w:p>
    <w:p w14:paraId="0841A178" w14:textId="7C4D8AF4" w:rsidR="00511B55" w:rsidRDefault="00511B55" w:rsidP="00511B55">
      <w:pPr>
        <w:pBdr>
          <w:top w:val="nil"/>
          <w:left w:val="nil"/>
          <w:bottom w:val="nil"/>
          <w:right w:val="nil"/>
          <w:between w:val="nil"/>
        </w:pBdr>
        <w:spacing w:line="275" w:lineRule="auto"/>
        <w:ind w:left="600"/>
      </w:pPr>
      <w:r>
        <w:t>- Support laboratoire</w:t>
      </w:r>
      <w:r w:rsidR="00222458">
        <w:t xml:space="preserve"> ou autre service</w:t>
      </w:r>
    </w:p>
    <w:p w14:paraId="38806EED" w14:textId="77777777" w:rsidR="00BD708A" w:rsidRPr="004D200D" w:rsidRDefault="00BD708A" w:rsidP="00511B55">
      <w:pPr>
        <w:numPr>
          <w:ilvl w:val="0"/>
          <w:numId w:val="11"/>
        </w:numPr>
        <w:pBdr>
          <w:top w:val="nil"/>
          <w:left w:val="nil"/>
          <w:bottom w:val="nil"/>
          <w:right w:val="nil"/>
          <w:between w:val="nil"/>
        </w:pBdr>
        <w:spacing w:line="275" w:lineRule="auto"/>
        <w:rPr>
          <w:b/>
          <w:bCs/>
        </w:rPr>
      </w:pPr>
      <w:r w:rsidRPr="004D200D">
        <w:rPr>
          <w:b/>
          <w:bCs/>
        </w:rPr>
        <w:t>La Capacité doit être calculée :</w:t>
      </w:r>
    </w:p>
    <w:p w14:paraId="43D6E877" w14:textId="77777777" w:rsidR="00BD708A" w:rsidRDefault="00BD708A" w:rsidP="00BD708A">
      <w:pPr>
        <w:numPr>
          <w:ilvl w:val="1"/>
          <w:numId w:val="11"/>
        </w:numPr>
        <w:pBdr>
          <w:top w:val="nil"/>
          <w:left w:val="nil"/>
          <w:bottom w:val="nil"/>
          <w:right w:val="nil"/>
          <w:between w:val="nil"/>
        </w:pBdr>
        <w:spacing w:line="275" w:lineRule="auto"/>
      </w:pPr>
      <w:r>
        <w:t>Heures</w:t>
      </w:r>
    </w:p>
    <w:p w14:paraId="5858684A" w14:textId="77777777" w:rsidR="00BD708A" w:rsidRDefault="00BD708A" w:rsidP="00BD708A">
      <w:pPr>
        <w:numPr>
          <w:ilvl w:val="1"/>
          <w:numId w:val="11"/>
        </w:numPr>
        <w:pBdr>
          <w:top w:val="nil"/>
          <w:left w:val="nil"/>
          <w:bottom w:val="nil"/>
          <w:right w:val="nil"/>
          <w:between w:val="nil"/>
        </w:pBdr>
        <w:spacing w:line="275" w:lineRule="auto"/>
      </w:pPr>
      <w:r>
        <w:t>Jours</w:t>
      </w:r>
    </w:p>
    <w:p w14:paraId="5FC62DA1" w14:textId="6254D3F7" w:rsidR="004D200D" w:rsidRDefault="00BD708A" w:rsidP="00BD708A">
      <w:pPr>
        <w:numPr>
          <w:ilvl w:val="1"/>
          <w:numId w:val="11"/>
        </w:numPr>
        <w:pBdr>
          <w:top w:val="nil"/>
          <w:left w:val="nil"/>
          <w:bottom w:val="nil"/>
          <w:right w:val="nil"/>
          <w:between w:val="nil"/>
        </w:pBdr>
        <w:spacing w:line="275" w:lineRule="auto"/>
      </w:pPr>
      <w:commentRangeStart w:id="10"/>
      <w:r>
        <w:t>Man-Days</w:t>
      </w:r>
      <w:r w:rsidR="001C246D">
        <w:t xml:space="preserve"> (MD)</w:t>
      </w:r>
      <w:commentRangeEnd w:id="10"/>
      <w:r w:rsidR="001C246D">
        <w:rPr>
          <w:rStyle w:val="Marquedecommentaire"/>
          <w:sz w:val="22"/>
          <w:szCs w:val="22"/>
        </w:rPr>
        <w:commentReference w:id="10"/>
      </w:r>
    </w:p>
    <w:p w14:paraId="2EBF1AEC" w14:textId="253824CC" w:rsidR="00511B55" w:rsidRDefault="004D200D" w:rsidP="00BD708A">
      <w:pPr>
        <w:numPr>
          <w:ilvl w:val="1"/>
          <w:numId w:val="11"/>
        </w:numPr>
        <w:pBdr>
          <w:top w:val="nil"/>
          <w:left w:val="nil"/>
          <w:bottom w:val="nil"/>
          <w:right w:val="nil"/>
          <w:between w:val="nil"/>
        </w:pBdr>
        <w:spacing w:line="275" w:lineRule="auto"/>
      </w:pPr>
      <w:r>
        <w:t>FTE</w:t>
      </w:r>
    </w:p>
    <w:p w14:paraId="6F540F0E" w14:textId="0F61ED79" w:rsidR="004D200D" w:rsidRPr="004D200D" w:rsidRDefault="004D200D" w:rsidP="004D200D">
      <w:pPr>
        <w:pBdr>
          <w:top w:val="nil"/>
          <w:left w:val="nil"/>
          <w:bottom w:val="nil"/>
          <w:right w:val="nil"/>
          <w:between w:val="nil"/>
        </w:pBdr>
        <w:spacing w:line="275" w:lineRule="auto"/>
      </w:pPr>
      <w:r w:rsidRPr="004D200D">
        <w:t>Les calculs doivent êt</w:t>
      </w:r>
      <w:r>
        <w:t xml:space="preserve">re disponibles à la semaine, mois, trimestre et à l’année. </w:t>
      </w:r>
    </w:p>
    <w:p w14:paraId="76E55171" w14:textId="7DAFA0C2" w:rsidR="00E7086F" w:rsidRPr="004D200D" w:rsidRDefault="00E65937">
      <w:pPr>
        <w:pStyle w:val="Titre3"/>
      </w:pPr>
      <w:r w:rsidRPr="004D200D">
        <w:t>6.3 Time Tracking</w:t>
      </w:r>
    </w:p>
    <w:p w14:paraId="0E5C633E" w14:textId="7081CA8F" w:rsidR="002A458A" w:rsidRDefault="00E65937" w:rsidP="002A458A">
      <w:pPr>
        <w:numPr>
          <w:ilvl w:val="0"/>
          <w:numId w:val="12"/>
        </w:numPr>
        <w:pBdr>
          <w:top w:val="nil"/>
          <w:left w:val="nil"/>
          <w:bottom w:val="nil"/>
          <w:right w:val="nil"/>
          <w:between w:val="nil"/>
        </w:pBdr>
        <w:spacing w:line="275" w:lineRule="auto"/>
      </w:pPr>
      <w:r>
        <w:rPr>
          <w:b/>
          <w:bCs/>
          <w:color w:val="000000"/>
        </w:rPr>
        <w:t>Workflow :</w:t>
      </w:r>
      <w:r>
        <w:rPr>
          <w:rFonts w:ascii="Arial Unicode MS" w:eastAsia="Arial Unicode MS" w:hAnsi="Arial Unicode MS" w:cs="Arial Unicode MS"/>
          <w:color w:val="000000"/>
        </w:rPr>
        <w:t xml:space="preserve"> Les feuilles de temps suivent un cycle précis : </w:t>
      </w:r>
    </w:p>
    <w:p w14:paraId="084B7831" w14:textId="2DEB3717" w:rsidR="002A458A" w:rsidRDefault="00C2425A" w:rsidP="002A458A">
      <w:pPr>
        <w:pBdr>
          <w:top w:val="nil"/>
          <w:left w:val="nil"/>
          <w:bottom w:val="nil"/>
          <w:right w:val="nil"/>
          <w:between w:val="nil"/>
        </w:pBdr>
        <w:spacing w:line="275" w:lineRule="auto"/>
      </w:pPr>
      <w:r>
        <w:rPr>
          <w:noProof/>
        </w:rPr>
        <w:drawing>
          <wp:inline distT="0" distB="0" distL="0" distR="0" wp14:anchorId="33AD4446" wp14:editId="1920FFE2">
            <wp:extent cx="5486400" cy="768350"/>
            <wp:effectExtent l="19050" t="0" r="38100" b="0"/>
            <wp:docPr id="862071318"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E95840F" w14:textId="77777777" w:rsidR="002A458A" w:rsidRDefault="002A458A" w:rsidP="002A458A">
      <w:pPr>
        <w:pBdr>
          <w:top w:val="nil"/>
          <w:left w:val="nil"/>
          <w:bottom w:val="nil"/>
          <w:right w:val="nil"/>
          <w:between w:val="nil"/>
        </w:pBdr>
        <w:spacing w:line="275" w:lineRule="auto"/>
      </w:pPr>
    </w:p>
    <w:p w14:paraId="7830CAFE" w14:textId="33D2CD65" w:rsidR="00622ECD" w:rsidRPr="00622ECD" w:rsidRDefault="00E65937" w:rsidP="00474DA0">
      <w:pPr>
        <w:numPr>
          <w:ilvl w:val="0"/>
          <w:numId w:val="12"/>
        </w:numPr>
        <w:pBdr>
          <w:top w:val="nil"/>
          <w:left w:val="nil"/>
          <w:bottom w:val="nil"/>
          <w:right w:val="nil"/>
          <w:between w:val="nil"/>
        </w:pBdr>
        <w:spacing w:line="275" w:lineRule="auto"/>
      </w:pPr>
      <w:r>
        <w:rPr>
          <w:b/>
          <w:bCs/>
          <w:color w:val="000000"/>
        </w:rPr>
        <w:t>Verrouillage :</w:t>
      </w:r>
      <w:r>
        <w:rPr>
          <w:color w:val="000000"/>
        </w:rPr>
        <w:t xml:space="preserve"> Une fois le statut "Locked" atteint (fin de mois clôturée), aucune modification n'est permise sans l'intervention exceptionnelle d'un Administrateur, qui générera une entrée critique dans l'Audit Trail.</w:t>
      </w:r>
    </w:p>
    <w:p w14:paraId="34709CA2" w14:textId="77777777" w:rsidR="00622ECD" w:rsidRDefault="00622ECD" w:rsidP="00622ECD">
      <w:pPr>
        <w:pBdr>
          <w:top w:val="nil"/>
          <w:left w:val="nil"/>
          <w:bottom w:val="nil"/>
          <w:right w:val="nil"/>
          <w:between w:val="nil"/>
        </w:pBdr>
        <w:spacing w:line="275" w:lineRule="auto"/>
      </w:pPr>
    </w:p>
    <w:p w14:paraId="176E93FB" w14:textId="77777777" w:rsidR="00622ECD" w:rsidRDefault="00622ECD" w:rsidP="00622ECD">
      <w:pPr>
        <w:pBdr>
          <w:top w:val="nil"/>
          <w:left w:val="nil"/>
          <w:bottom w:val="nil"/>
          <w:right w:val="nil"/>
          <w:between w:val="nil"/>
        </w:pBdr>
        <w:spacing w:line="275" w:lineRule="auto"/>
      </w:pPr>
    </w:p>
    <w:p w14:paraId="3106AAF9" w14:textId="77777777" w:rsidR="00622ECD" w:rsidRDefault="00622ECD" w:rsidP="00622ECD">
      <w:pPr>
        <w:pBdr>
          <w:top w:val="nil"/>
          <w:left w:val="nil"/>
          <w:bottom w:val="nil"/>
          <w:right w:val="nil"/>
          <w:between w:val="nil"/>
        </w:pBdr>
        <w:spacing w:line="275" w:lineRule="auto"/>
      </w:pPr>
    </w:p>
    <w:p w14:paraId="19D8DCAA" w14:textId="77777777" w:rsidR="00622ECD" w:rsidRDefault="00622ECD" w:rsidP="00622ECD">
      <w:pPr>
        <w:pBdr>
          <w:top w:val="nil"/>
          <w:left w:val="nil"/>
          <w:bottom w:val="nil"/>
          <w:right w:val="nil"/>
          <w:between w:val="nil"/>
        </w:pBdr>
        <w:spacing w:line="275" w:lineRule="auto"/>
      </w:pPr>
    </w:p>
    <w:p w14:paraId="107CB88F" w14:textId="77777777" w:rsidR="00622ECD" w:rsidRDefault="00622ECD" w:rsidP="00622ECD">
      <w:pPr>
        <w:pBdr>
          <w:top w:val="nil"/>
          <w:left w:val="nil"/>
          <w:bottom w:val="nil"/>
          <w:right w:val="nil"/>
          <w:between w:val="nil"/>
        </w:pBdr>
        <w:spacing w:line="275" w:lineRule="auto"/>
      </w:pPr>
    </w:p>
    <w:p w14:paraId="11445633" w14:textId="77777777" w:rsidR="00622ECD" w:rsidRDefault="00622ECD" w:rsidP="00622ECD">
      <w:pPr>
        <w:pBdr>
          <w:top w:val="nil"/>
          <w:left w:val="nil"/>
          <w:bottom w:val="nil"/>
          <w:right w:val="nil"/>
          <w:between w:val="nil"/>
        </w:pBdr>
        <w:spacing w:line="275" w:lineRule="auto"/>
      </w:pPr>
    </w:p>
    <w:p w14:paraId="7F1E1EF6" w14:textId="77777777" w:rsidR="00622ECD" w:rsidRDefault="00622ECD" w:rsidP="00622ECD">
      <w:pPr>
        <w:pBdr>
          <w:top w:val="nil"/>
          <w:left w:val="nil"/>
          <w:bottom w:val="nil"/>
          <w:right w:val="nil"/>
          <w:between w:val="nil"/>
        </w:pBdr>
        <w:spacing w:line="275" w:lineRule="auto"/>
      </w:pPr>
    </w:p>
    <w:p w14:paraId="62720F74" w14:textId="77777777" w:rsidR="00622ECD" w:rsidRDefault="00622ECD" w:rsidP="00622ECD">
      <w:pPr>
        <w:pBdr>
          <w:top w:val="nil"/>
          <w:left w:val="nil"/>
          <w:bottom w:val="nil"/>
          <w:right w:val="nil"/>
          <w:between w:val="nil"/>
        </w:pBdr>
        <w:spacing w:line="275" w:lineRule="auto"/>
      </w:pPr>
    </w:p>
    <w:p w14:paraId="22300B77" w14:textId="77777777" w:rsidR="00622ECD" w:rsidRDefault="00622ECD" w:rsidP="00622ECD">
      <w:pPr>
        <w:pBdr>
          <w:top w:val="nil"/>
          <w:left w:val="nil"/>
          <w:bottom w:val="nil"/>
          <w:right w:val="nil"/>
          <w:between w:val="nil"/>
        </w:pBdr>
        <w:spacing w:line="275" w:lineRule="auto"/>
      </w:pPr>
    </w:p>
    <w:p w14:paraId="0FE5DB28" w14:textId="77777777" w:rsidR="00622ECD" w:rsidRDefault="00622ECD" w:rsidP="00622ECD">
      <w:pPr>
        <w:pBdr>
          <w:top w:val="nil"/>
          <w:left w:val="nil"/>
          <w:bottom w:val="nil"/>
          <w:right w:val="nil"/>
          <w:between w:val="nil"/>
        </w:pBdr>
        <w:spacing w:line="275" w:lineRule="auto"/>
      </w:pPr>
    </w:p>
    <w:p w14:paraId="1F72C6C2" w14:textId="77777777" w:rsidR="00622ECD" w:rsidRDefault="00622ECD" w:rsidP="00622ECD">
      <w:pPr>
        <w:pBdr>
          <w:top w:val="nil"/>
          <w:left w:val="nil"/>
          <w:bottom w:val="nil"/>
          <w:right w:val="nil"/>
          <w:between w:val="nil"/>
        </w:pBdr>
        <w:spacing w:line="275" w:lineRule="auto"/>
      </w:pPr>
    </w:p>
    <w:p w14:paraId="70FCE2A5" w14:textId="77777777" w:rsidR="00622ECD" w:rsidRDefault="00622ECD" w:rsidP="00622ECD">
      <w:pPr>
        <w:pBdr>
          <w:top w:val="nil"/>
          <w:left w:val="nil"/>
          <w:bottom w:val="nil"/>
          <w:right w:val="nil"/>
          <w:between w:val="nil"/>
        </w:pBdr>
        <w:spacing w:line="275" w:lineRule="auto"/>
      </w:pPr>
    </w:p>
    <w:p w14:paraId="6DA02EEE" w14:textId="77777777" w:rsidR="00622ECD" w:rsidRDefault="00622ECD" w:rsidP="00622ECD">
      <w:pPr>
        <w:pBdr>
          <w:top w:val="nil"/>
          <w:left w:val="nil"/>
          <w:bottom w:val="nil"/>
          <w:right w:val="nil"/>
          <w:between w:val="nil"/>
        </w:pBdr>
        <w:spacing w:line="275" w:lineRule="auto"/>
      </w:pPr>
    </w:p>
    <w:p w14:paraId="0AAE0AC3" w14:textId="77777777" w:rsidR="00622ECD" w:rsidRDefault="00622ECD" w:rsidP="00622ECD">
      <w:pPr>
        <w:pBdr>
          <w:top w:val="nil"/>
          <w:left w:val="nil"/>
          <w:bottom w:val="nil"/>
          <w:right w:val="nil"/>
          <w:between w:val="nil"/>
        </w:pBdr>
        <w:spacing w:line="275" w:lineRule="auto"/>
      </w:pPr>
    </w:p>
    <w:p w14:paraId="723EFFCE" w14:textId="77777777" w:rsidR="00622ECD" w:rsidRDefault="00622ECD" w:rsidP="00622ECD">
      <w:pPr>
        <w:pBdr>
          <w:top w:val="nil"/>
          <w:left w:val="nil"/>
          <w:bottom w:val="nil"/>
          <w:right w:val="nil"/>
          <w:between w:val="nil"/>
        </w:pBdr>
        <w:spacing w:line="275" w:lineRule="auto"/>
      </w:pPr>
    </w:p>
    <w:p w14:paraId="73C5734E" w14:textId="77777777" w:rsidR="00C2425A" w:rsidRDefault="00C2425A" w:rsidP="00C2425A">
      <w:pPr>
        <w:pStyle w:val="Titre3"/>
      </w:pPr>
      <w:r>
        <w:lastRenderedPageBreak/>
        <w:t xml:space="preserve">6.6 Gestion des Études </w:t>
      </w:r>
    </w:p>
    <w:p w14:paraId="78E56075" w14:textId="77777777" w:rsidR="00C2425A" w:rsidRDefault="00C2425A" w:rsidP="00C2425A">
      <w:pPr>
        <w:pBdr>
          <w:top w:val="nil"/>
          <w:left w:val="nil"/>
          <w:bottom w:val="nil"/>
          <w:right w:val="nil"/>
          <w:between w:val="nil"/>
        </w:pBdr>
        <w:spacing w:line="275" w:lineRule="auto"/>
      </w:pPr>
      <w:r>
        <w:t>Chaque projet peut contenir plusieurs études.</w:t>
      </w:r>
    </w:p>
    <w:p w14:paraId="12B262B7" w14:textId="77777777" w:rsidR="00C2425A" w:rsidRDefault="00C2425A" w:rsidP="00C2425A">
      <w:pPr>
        <w:pBdr>
          <w:top w:val="nil"/>
          <w:left w:val="nil"/>
          <w:bottom w:val="nil"/>
          <w:right w:val="nil"/>
          <w:between w:val="nil"/>
        </w:pBdr>
        <w:spacing w:line="275" w:lineRule="auto"/>
      </w:pPr>
    </w:p>
    <w:p w14:paraId="6081C3D8" w14:textId="77777777" w:rsidR="00C2425A" w:rsidRDefault="00C2425A" w:rsidP="00C2425A">
      <w:pPr>
        <w:pBdr>
          <w:top w:val="nil"/>
          <w:left w:val="nil"/>
          <w:bottom w:val="nil"/>
          <w:right w:val="nil"/>
          <w:between w:val="nil"/>
        </w:pBdr>
        <w:spacing w:line="275" w:lineRule="auto"/>
      </w:pPr>
      <w:r w:rsidRPr="00E22E9D">
        <w:rPr>
          <w:b/>
          <w:bCs/>
        </w:rPr>
        <w:t>Exemple</w:t>
      </w:r>
      <w:r>
        <w:t> :</w:t>
      </w:r>
    </w:p>
    <w:p w14:paraId="6D432C9A" w14:textId="77777777" w:rsidR="00C2425A" w:rsidRDefault="00C2425A" w:rsidP="00C2425A">
      <w:pPr>
        <w:pBdr>
          <w:top w:val="nil"/>
          <w:left w:val="nil"/>
          <w:bottom w:val="nil"/>
          <w:right w:val="nil"/>
          <w:between w:val="nil"/>
        </w:pBdr>
        <w:spacing w:line="275" w:lineRule="auto"/>
      </w:pPr>
    </w:p>
    <w:p w14:paraId="451308CE" w14:textId="2686F4C4" w:rsidR="00C2425A" w:rsidRDefault="00C2425A" w:rsidP="00C2425A">
      <w:pPr>
        <w:pBdr>
          <w:top w:val="nil"/>
          <w:left w:val="nil"/>
          <w:bottom w:val="nil"/>
          <w:right w:val="nil"/>
          <w:between w:val="nil"/>
        </w:pBdr>
        <w:spacing w:line="275" w:lineRule="auto"/>
      </w:pPr>
      <w:r>
        <w:t>LM028</w:t>
      </w:r>
      <w:r w:rsidR="00D369DA">
        <w:t xml:space="preserve"> (numéro du projet)</w:t>
      </w:r>
    </w:p>
    <w:p w14:paraId="0645A03B" w14:textId="4C041912" w:rsidR="00C2425A" w:rsidRPr="00472EAE" w:rsidRDefault="00C2425A" w:rsidP="00C2425A">
      <w:pPr>
        <w:pBdr>
          <w:top w:val="nil"/>
          <w:left w:val="nil"/>
          <w:bottom w:val="nil"/>
          <w:right w:val="nil"/>
          <w:between w:val="nil"/>
        </w:pBdr>
        <w:spacing w:line="275" w:lineRule="auto"/>
      </w:pPr>
      <w:r w:rsidRPr="00472EAE">
        <w:t>├─ ST01</w:t>
      </w:r>
      <w:r w:rsidR="00D369DA">
        <w:t xml:space="preserve"> (numéro d’étude)</w:t>
      </w:r>
    </w:p>
    <w:p w14:paraId="38209F4C" w14:textId="77777777" w:rsidR="00C2425A" w:rsidRPr="00472EAE" w:rsidRDefault="00C2425A" w:rsidP="00C2425A">
      <w:pPr>
        <w:pBdr>
          <w:top w:val="nil"/>
          <w:left w:val="nil"/>
          <w:bottom w:val="nil"/>
          <w:right w:val="nil"/>
          <w:between w:val="nil"/>
        </w:pBdr>
        <w:spacing w:line="275" w:lineRule="auto"/>
      </w:pPr>
      <w:r w:rsidRPr="00472EAE">
        <w:t>├─ ST0</w:t>
      </w:r>
      <w:r>
        <w:t>2</w:t>
      </w:r>
    </w:p>
    <w:p w14:paraId="568BF25C" w14:textId="77777777" w:rsidR="00C2425A" w:rsidRDefault="00C2425A" w:rsidP="00C2425A">
      <w:pPr>
        <w:pBdr>
          <w:top w:val="nil"/>
          <w:left w:val="nil"/>
          <w:bottom w:val="nil"/>
          <w:right w:val="nil"/>
          <w:between w:val="nil"/>
        </w:pBdr>
        <w:spacing w:line="275" w:lineRule="auto"/>
      </w:pPr>
      <w:r w:rsidRPr="00472EAE">
        <w:t>├─ ST0</w:t>
      </w:r>
      <w:r>
        <w:t>3</w:t>
      </w:r>
    </w:p>
    <w:p w14:paraId="51DDA5C3" w14:textId="77777777" w:rsidR="00C2425A" w:rsidRDefault="00C2425A" w:rsidP="00C2425A">
      <w:pPr>
        <w:pBdr>
          <w:top w:val="nil"/>
          <w:left w:val="nil"/>
          <w:bottom w:val="nil"/>
          <w:right w:val="nil"/>
          <w:between w:val="nil"/>
        </w:pBdr>
        <w:spacing w:line="275" w:lineRule="auto"/>
      </w:pPr>
    </w:p>
    <w:p w14:paraId="3F2D0AB9" w14:textId="77777777" w:rsidR="00C2425A" w:rsidRPr="00E22E9D" w:rsidRDefault="00C2425A" w:rsidP="00C2425A">
      <w:pPr>
        <w:pBdr>
          <w:top w:val="nil"/>
          <w:left w:val="nil"/>
          <w:bottom w:val="nil"/>
          <w:right w:val="nil"/>
          <w:between w:val="nil"/>
        </w:pBdr>
        <w:spacing w:line="275" w:lineRule="auto"/>
      </w:pPr>
      <w:r w:rsidRPr="00E22E9D">
        <w:rPr>
          <w:b/>
          <w:bCs/>
        </w:rPr>
        <w:t>Chaque étude possède</w:t>
      </w:r>
      <w:r w:rsidRPr="00E22E9D">
        <w:t xml:space="preserve"> :</w:t>
      </w:r>
    </w:p>
    <w:p w14:paraId="02F4A8B8" w14:textId="4302F077" w:rsidR="00D369DA" w:rsidRPr="00E22E9D" w:rsidRDefault="00D369DA" w:rsidP="00D369DA">
      <w:pPr>
        <w:pStyle w:val="Paragraphedeliste"/>
        <w:numPr>
          <w:ilvl w:val="1"/>
          <w:numId w:val="25"/>
        </w:numPr>
        <w:pBdr>
          <w:top w:val="nil"/>
          <w:left w:val="nil"/>
          <w:bottom w:val="nil"/>
          <w:right w:val="nil"/>
          <w:between w:val="nil"/>
        </w:pBdr>
        <w:spacing w:line="275" w:lineRule="auto"/>
      </w:pPr>
      <w:r w:rsidRPr="00E22E9D">
        <w:t>Projet Parent</w:t>
      </w:r>
      <w:ins w:id="11" w:author="Micaletti, Laura" w:date="2026-07-30T11:39:00Z" w16du:dateUtc="2026-07-30T09:39:00Z">
        <w:r>
          <w:t xml:space="preserve"> (LM0XX)</w:t>
        </w:r>
      </w:ins>
    </w:p>
    <w:p w14:paraId="3E012FBA" w14:textId="2B1BB78E"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Code Étude</w:t>
      </w:r>
      <w:r w:rsidR="00D369DA">
        <w:t xml:space="preserve"> (ST0X)</w:t>
      </w:r>
    </w:p>
    <w:p w14:paraId="235DB110"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Responsable</w:t>
      </w:r>
    </w:p>
    <w:p w14:paraId="5C5E6670" w14:textId="18F45E3D"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Département</w:t>
      </w:r>
    </w:p>
    <w:p w14:paraId="2C8CB64C"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Statut</w:t>
      </w:r>
    </w:p>
    <w:p w14:paraId="2D3A52C2"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Date cible</w:t>
      </w:r>
    </w:p>
    <w:p w14:paraId="3185AB74"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Date réalisation</w:t>
      </w:r>
    </w:p>
    <w:p w14:paraId="700F45D9"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Charge MD Estimée</w:t>
      </w:r>
    </w:p>
    <w:p w14:paraId="14F78554"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Charge MD Réalisée</w:t>
      </w:r>
    </w:p>
    <w:p w14:paraId="76C2A5C7"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pPr>
      <w:r w:rsidRPr="00E22E9D">
        <w:t>Charge Restante</w:t>
      </w:r>
    </w:p>
    <w:p w14:paraId="245EC153" w14:textId="77777777" w:rsidR="00C2425A" w:rsidRPr="00E22E9D" w:rsidRDefault="00C2425A" w:rsidP="00C2425A">
      <w:pPr>
        <w:pStyle w:val="Paragraphedeliste"/>
        <w:numPr>
          <w:ilvl w:val="1"/>
          <w:numId w:val="25"/>
        </w:numPr>
        <w:pBdr>
          <w:top w:val="nil"/>
          <w:left w:val="nil"/>
          <w:bottom w:val="nil"/>
          <w:right w:val="nil"/>
          <w:between w:val="nil"/>
        </w:pBdr>
        <w:spacing w:line="275" w:lineRule="auto"/>
        <w:rPr>
          <w:lang w:val="en-US"/>
        </w:rPr>
      </w:pPr>
      <w:r w:rsidRPr="00E22E9D">
        <w:rPr>
          <w:lang w:val="en-US"/>
        </w:rPr>
        <w:t>ReDo</w:t>
      </w:r>
    </w:p>
    <w:p w14:paraId="622B54B5" w14:textId="157ED186" w:rsidR="00C2425A" w:rsidRPr="00E22E9D" w:rsidRDefault="00C2425A" w:rsidP="00C2425A">
      <w:pPr>
        <w:pStyle w:val="Paragraphedeliste"/>
        <w:numPr>
          <w:ilvl w:val="1"/>
          <w:numId w:val="25"/>
        </w:numPr>
        <w:pBdr>
          <w:top w:val="nil"/>
          <w:left w:val="nil"/>
          <w:bottom w:val="nil"/>
          <w:right w:val="nil"/>
          <w:between w:val="nil"/>
        </w:pBdr>
        <w:spacing w:line="275" w:lineRule="auto"/>
        <w:rPr>
          <w:lang w:val="en-US"/>
        </w:rPr>
      </w:pPr>
      <w:del w:id="12" w:author="Micaletti, Laura" w:date="2026-07-30T11:41:00Z" w16du:dateUtc="2026-07-30T09:41:00Z">
        <w:r w:rsidRPr="00E22E9D" w:rsidDel="006446F3">
          <w:rPr>
            <w:lang w:val="en-US"/>
          </w:rPr>
          <w:delText xml:space="preserve">Equipements </w:delText>
        </w:r>
      </w:del>
      <w:commentRangeStart w:id="13"/>
      <w:ins w:id="14" w:author="Micaletti, Laura" w:date="2026-07-30T11:41:00Z" w16du:dateUtc="2026-07-30T09:41:00Z">
        <w:r w:rsidR="006446F3">
          <w:rPr>
            <w:lang w:val="en-US"/>
          </w:rPr>
          <w:t>CQAs</w:t>
        </w:r>
        <w:r w:rsidR="006446F3" w:rsidRPr="00E22E9D">
          <w:rPr>
            <w:lang w:val="en-US"/>
          </w:rPr>
          <w:t xml:space="preserve"> </w:t>
        </w:r>
      </w:ins>
      <w:commentRangeEnd w:id="13"/>
      <w:r w:rsidR="00983687" w:rsidRPr="00E22E9D">
        <w:rPr>
          <w:rStyle w:val="Marquedecommentaire"/>
          <w:sz w:val="22"/>
          <w:szCs w:val="22"/>
          <w:lang w:val="en-US"/>
        </w:rPr>
        <w:commentReference w:id="13"/>
      </w:r>
      <w:del w:id="15" w:author="Micaletti, Laura" w:date="2026-07-30T11:41:00Z" w16du:dateUtc="2026-07-30T09:41:00Z">
        <w:r w:rsidRPr="00E22E9D" w:rsidDel="006446F3">
          <w:rPr>
            <w:lang w:val="en-US"/>
          </w:rPr>
          <w:delText>impliqués</w:delText>
        </w:r>
      </w:del>
    </w:p>
    <w:p w14:paraId="335D8F80" w14:textId="77777777" w:rsidR="00C2425A" w:rsidRDefault="00C2425A" w:rsidP="00C2425A">
      <w:pPr>
        <w:pStyle w:val="Paragraphedeliste"/>
        <w:numPr>
          <w:ilvl w:val="1"/>
          <w:numId w:val="25"/>
        </w:numPr>
        <w:pBdr>
          <w:top w:val="nil"/>
          <w:left w:val="nil"/>
          <w:bottom w:val="nil"/>
          <w:right w:val="nil"/>
          <w:between w:val="nil"/>
        </w:pBdr>
        <w:spacing w:line="275" w:lineRule="auto"/>
        <w:rPr>
          <w:lang w:val="en-US"/>
        </w:rPr>
      </w:pPr>
      <w:r w:rsidRPr="00E22E9D">
        <w:rPr>
          <w:lang w:val="en-US"/>
        </w:rPr>
        <w:t>Commentaires</w:t>
      </w:r>
    </w:p>
    <w:p w14:paraId="11290E8C" w14:textId="77777777" w:rsidR="00474DA0" w:rsidRDefault="00474DA0" w:rsidP="00C2425A">
      <w:pPr>
        <w:pBdr>
          <w:top w:val="nil"/>
          <w:left w:val="nil"/>
          <w:bottom w:val="nil"/>
          <w:right w:val="nil"/>
          <w:between w:val="nil"/>
        </w:pBdr>
        <w:spacing w:line="275" w:lineRule="auto"/>
        <w:rPr>
          <w:b/>
          <w:bCs/>
          <w:lang w:val="en-US"/>
        </w:rPr>
      </w:pPr>
    </w:p>
    <w:p w14:paraId="2F68B82D" w14:textId="77777777" w:rsidR="00474DA0" w:rsidRDefault="00474DA0" w:rsidP="00C2425A">
      <w:pPr>
        <w:pBdr>
          <w:top w:val="nil"/>
          <w:left w:val="nil"/>
          <w:bottom w:val="nil"/>
          <w:right w:val="nil"/>
          <w:between w:val="nil"/>
        </w:pBdr>
        <w:spacing w:line="275" w:lineRule="auto"/>
        <w:rPr>
          <w:b/>
          <w:bCs/>
          <w:lang w:val="en-US"/>
        </w:rPr>
      </w:pPr>
    </w:p>
    <w:p w14:paraId="501A3D16" w14:textId="6F1FBB7E" w:rsidR="00C2425A" w:rsidRPr="0072211F" w:rsidRDefault="00C2425A" w:rsidP="00C2425A">
      <w:pPr>
        <w:pBdr>
          <w:top w:val="nil"/>
          <w:left w:val="nil"/>
          <w:bottom w:val="nil"/>
          <w:right w:val="nil"/>
          <w:between w:val="nil"/>
        </w:pBdr>
        <w:spacing w:line="275" w:lineRule="auto"/>
        <w:rPr>
          <w:b/>
          <w:bCs/>
          <w:lang w:val="en-US"/>
        </w:rPr>
      </w:pPr>
      <w:r w:rsidRPr="0072211F">
        <w:rPr>
          <w:b/>
          <w:bCs/>
          <w:lang w:val="en-US"/>
        </w:rPr>
        <w:t xml:space="preserve">Statuts </w:t>
      </w:r>
      <w:r w:rsidRPr="0072211F">
        <w:rPr>
          <w:b/>
          <w:bCs/>
        </w:rPr>
        <w:t>Étude:</w:t>
      </w:r>
    </w:p>
    <w:p w14:paraId="19A65008" w14:textId="77777777" w:rsidR="00C2425A" w:rsidRPr="00472EAE" w:rsidRDefault="00C2425A" w:rsidP="00C2425A">
      <w:pPr>
        <w:pBdr>
          <w:top w:val="nil"/>
          <w:left w:val="nil"/>
          <w:bottom w:val="nil"/>
          <w:right w:val="nil"/>
          <w:between w:val="nil"/>
        </w:pBdr>
        <w:spacing w:line="275" w:lineRule="auto"/>
      </w:pPr>
    </w:p>
    <w:p w14:paraId="1C5910FC" w14:textId="77777777" w:rsidR="00C2425A" w:rsidRDefault="00C2425A" w:rsidP="00C2425A">
      <w:pPr>
        <w:pBdr>
          <w:top w:val="nil"/>
          <w:left w:val="nil"/>
          <w:bottom w:val="nil"/>
          <w:right w:val="nil"/>
          <w:between w:val="nil"/>
        </w:pBdr>
        <w:spacing w:line="275" w:lineRule="auto"/>
      </w:pPr>
      <w:r>
        <w:rPr>
          <w:noProof/>
        </w:rPr>
        <w:drawing>
          <wp:inline distT="0" distB="0" distL="0" distR="0" wp14:anchorId="6E573101" wp14:editId="21FFD380">
            <wp:extent cx="5486400" cy="673100"/>
            <wp:effectExtent l="19050" t="0" r="38100" b="0"/>
            <wp:docPr id="1619900584"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FED515D" w14:textId="77777777" w:rsidR="00C2425A" w:rsidRDefault="00C2425A" w:rsidP="00C2425A">
      <w:pPr>
        <w:pBdr>
          <w:top w:val="nil"/>
          <w:left w:val="nil"/>
          <w:bottom w:val="nil"/>
          <w:right w:val="nil"/>
          <w:between w:val="nil"/>
        </w:pBdr>
        <w:spacing w:line="275" w:lineRule="auto"/>
      </w:pPr>
    </w:p>
    <w:p w14:paraId="3FFF9245" w14:textId="77777777" w:rsidR="00474DA0" w:rsidRDefault="00474DA0" w:rsidP="00C2425A">
      <w:pPr>
        <w:pBdr>
          <w:top w:val="nil"/>
          <w:left w:val="nil"/>
          <w:bottom w:val="nil"/>
          <w:right w:val="nil"/>
          <w:between w:val="nil"/>
        </w:pBdr>
        <w:spacing w:line="275" w:lineRule="auto"/>
      </w:pPr>
    </w:p>
    <w:p w14:paraId="4085E413" w14:textId="77777777" w:rsidR="00474DA0" w:rsidRDefault="00474DA0" w:rsidP="00C2425A">
      <w:pPr>
        <w:pBdr>
          <w:top w:val="nil"/>
          <w:left w:val="nil"/>
          <w:bottom w:val="nil"/>
          <w:right w:val="nil"/>
          <w:between w:val="nil"/>
        </w:pBdr>
        <w:spacing w:line="275" w:lineRule="auto"/>
      </w:pPr>
    </w:p>
    <w:p w14:paraId="61640836" w14:textId="77777777" w:rsidR="00474DA0" w:rsidRDefault="00474DA0" w:rsidP="00C2425A">
      <w:pPr>
        <w:pBdr>
          <w:top w:val="nil"/>
          <w:left w:val="nil"/>
          <w:bottom w:val="nil"/>
          <w:right w:val="nil"/>
          <w:between w:val="nil"/>
        </w:pBdr>
        <w:spacing w:line="275" w:lineRule="auto"/>
      </w:pPr>
    </w:p>
    <w:p w14:paraId="5C0574B8" w14:textId="77777777" w:rsidR="00474DA0" w:rsidRDefault="00474DA0" w:rsidP="00C2425A">
      <w:pPr>
        <w:pBdr>
          <w:top w:val="nil"/>
          <w:left w:val="nil"/>
          <w:bottom w:val="nil"/>
          <w:right w:val="nil"/>
          <w:between w:val="nil"/>
        </w:pBdr>
        <w:spacing w:line="275" w:lineRule="auto"/>
      </w:pPr>
    </w:p>
    <w:p w14:paraId="4E487E89" w14:textId="77777777" w:rsidR="00474DA0" w:rsidRDefault="00474DA0" w:rsidP="00C2425A">
      <w:pPr>
        <w:pBdr>
          <w:top w:val="nil"/>
          <w:left w:val="nil"/>
          <w:bottom w:val="nil"/>
          <w:right w:val="nil"/>
          <w:between w:val="nil"/>
        </w:pBdr>
        <w:spacing w:line="275" w:lineRule="auto"/>
      </w:pPr>
    </w:p>
    <w:p w14:paraId="696A5408" w14:textId="77777777" w:rsidR="00474DA0" w:rsidRDefault="00474DA0" w:rsidP="00C2425A">
      <w:pPr>
        <w:pBdr>
          <w:top w:val="nil"/>
          <w:left w:val="nil"/>
          <w:bottom w:val="nil"/>
          <w:right w:val="nil"/>
          <w:between w:val="nil"/>
        </w:pBdr>
        <w:spacing w:line="275" w:lineRule="auto"/>
      </w:pPr>
    </w:p>
    <w:p w14:paraId="7701703E" w14:textId="77777777" w:rsidR="00474DA0" w:rsidRDefault="00474DA0" w:rsidP="00C2425A">
      <w:pPr>
        <w:pBdr>
          <w:top w:val="nil"/>
          <w:left w:val="nil"/>
          <w:bottom w:val="nil"/>
          <w:right w:val="nil"/>
          <w:between w:val="nil"/>
        </w:pBdr>
        <w:spacing w:line="275" w:lineRule="auto"/>
      </w:pPr>
    </w:p>
    <w:p w14:paraId="513101C4" w14:textId="77777777" w:rsidR="00474DA0" w:rsidRDefault="00474DA0" w:rsidP="00C2425A">
      <w:pPr>
        <w:pBdr>
          <w:top w:val="nil"/>
          <w:left w:val="nil"/>
          <w:bottom w:val="nil"/>
          <w:right w:val="nil"/>
          <w:between w:val="nil"/>
        </w:pBdr>
        <w:spacing w:line="275" w:lineRule="auto"/>
      </w:pPr>
    </w:p>
    <w:p w14:paraId="69629D8E" w14:textId="77777777" w:rsidR="00474DA0" w:rsidRDefault="00474DA0" w:rsidP="00C2425A">
      <w:pPr>
        <w:pBdr>
          <w:top w:val="nil"/>
          <w:left w:val="nil"/>
          <w:bottom w:val="nil"/>
          <w:right w:val="nil"/>
          <w:between w:val="nil"/>
        </w:pBdr>
        <w:spacing w:line="275" w:lineRule="auto"/>
      </w:pPr>
    </w:p>
    <w:p w14:paraId="76E55174" w14:textId="77777777" w:rsidR="00E7086F" w:rsidRDefault="00E65937">
      <w:pPr>
        <w:pStyle w:val="Titre3"/>
      </w:pPr>
      <w:r>
        <w:lastRenderedPageBreak/>
        <w:t>6.4 Cycle de vie des Projets</w:t>
      </w:r>
    </w:p>
    <w:p w14:paraId="29CF7B3B" w14:textId="5A553986" w:rsidR="00971F53" w:rsidRPr="002A458A" w:rsidRDefault="00E65937" w:rsidP="00971F53">
      <w:pPr>
        <w:numPr>
          <w:ilvl w:val="0"/>
          <w:numId w:val="13"/>
        </w:numPr>
        <w:pBdr>
          <w:top w:val="nil"/>
          <w:left w:val="nil"/>
          <w:bottom w:val="nil"/>
          <w:right w:val="nil"/>
          <w:between w:val="nil"/>
        </w:pBdr>
        <w:spacing w:line="275" w:lineRule="auto"/>
      </w:pPr>
      <w:r>
        <w:rPr>
          <w:b/>
          <w:bCs/>
          <w:color w:val="000000"/>
        </w:rPr>
        <w:t>Statuts obligatoires :</w:t>
      </w:r>
      <w:r>
        <w:rPr>
          <w:rFonts w:ascii="Arial Unicode MS" w:eastAsia="Arial Unicode MS" w:hAnsi="Arial Unicode MS" w:cs="Arial Unicode MS"/>
          <w:color w:val="000000"/>
        </w:rPr>
        <w:t xml:space="preserve"> Les projets transitent par les états suivants : </w:t>
      </w:r>
    </w:p>
    <w:p w14:paraId="2C2783C9" w14:textId="6C03B75D" w:rsidR="002A458A" w:rsidRDefault="002A458A" w:rsidP="002A458A">
      <w:pPr>
        <w:pBdr>
          <w:top w:val="nil"/>
          <w:left w:val="nil"/>
          <w:bottom w:val="nil"/>
          <w:right w:val="nil"/>
          <w:between w:val="nil"/>
        </w:pBdr>
        <w:spacing w:line="275" w:lineRule="auto"/>
      </w:pPr>
      <w:r>
        <w:rPr>
          <w:noProof/>
        </w:rPr>
        <w:drawing>
          <wp:inline distT="0" distB="0" distL="0" distR="0" wp14:anchorId="659E4D3E" wp14:editId="4267FE61">
            <wp:extent cx="5486400" cy="704850"/>
            <wp:effectExtent l="19050" t="0" r="38100" b="0"/>
            <wp:docPr id="136991225"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43A79B3" w14:textId="7C82D038" w:rsidR="007B3F37" w:rsidRDefault="007B3F37" w:rsidP="002A458A">
      <w:pPr>
        <w:pBdr>
          <w:top w:val="nil"/>
          <w:left w:val="nil"/>
          <w:bottom w:val="nil"/>
          <w:right w:val="nil"/>
          <w:between w:val="nil"/>
        </w:pBdr>
        <w:spacing w:line="275" w:lineRule="auto"/>
      </w:pPr>
      <w:r w:rsidRPr="00E062A9">
        <w:rPr>
          <w:b/>
          <w:bCs/>
        </w:rPr>
        <w:t>Règles</w:t>
      </w:r>
      <w:r>
        <w:t> :</w:t>
      </w:r>
    </w:p>
    <w:p w14:paraId="23696307" w14:textId="03B657B7" w:rsidR="007B3F37" w:rsidRDefault="007B3F37" w:rsidP="00DE11FA">
      <w:pPr>
        <w:pStyle w:val="Paragraphedeliste"/>
        <w:numPr>
          <w:ilvl w:val="0"/>
          <w:numId w:val="21"/>
        </w:numPr>
        <w:pBdr>
          <w:top w:val="nil"/>
          <w:left w:val="nil"/>
          <w:bottom w:val="nil"/>
          <w:right w:val="nil"/>
          <w:between w:val="nil"/>
        </w:pBdr>
        <w:spacing w:line="275" w:lineRule="auto"/>
      </w:pPr>
      <w:r>
        <w:t xml:space="preserve">Seuls les projets </w:t>
      </w:r>
      <w:r w:rsidRPr="00DE11FA">
        <w:rPr>
          <w:i/>
          <w:iCs/>
        </w:rPr>
        <w:t>Signed</w:t>
      </w:r>
      <w:r>
        <w:t xml:space="preserve"> et </w:t>
      </w:r>
      <w:r w:rsidRPr="00DE11FA">
        <w:rPr>
          <w:i/>
          <w:iCs/>
        </w:rPr>
        <w:t>On Going</w:t>
      </w:r>
      <w:r>
        <w:t xml:space="preserve"> consomment officiellement de la capacité</w:t>
      </w:r>
      <w:r w:rsidR="006110A8">
        <w:t>.</w:t>
      </w:r>
    </w:p>
    <w:p w14:paraId="3E274148" w14:textId="346CDAC7" w:rsidR="006110A8" w:rsidRDefault="006110A8" w:rsidP="00DE11FA">
      <w:pPr>
        <w:pStyle w:val="Paragraphedeliste"/>
        <w:numPr>
          <w:ilvl w:val="0"/>
          <w:numId w:val="21"/>
        </w:numPr>
        <w:pBdr>
          <w:top w:val="nil"/>
          <w:left w:val="nil"/>
          <w:bottom w:val="nil"/>
          <w:right w:val="nil"/>
          <w:between w:val="nil"/>
        </w:pBdr>
        <w:spacing w:line="275" w:lineRule="auto"/>
      </w:pPr>
      <w:r>
        <w:t xml:space="preserve">Les projets </w:t>
      </w:r>
      <w:r w:rsidRPr="00DE11FA">
        <w:rPr>
          <w:i/>
          <w:iCs/>
        </w:rPr>
        <w:t xml:space="preserve">Hypothesis </w:t>
      </w:r>
      <w:r>
        <w:t>et Quoted alimentent les simulations de charge.</w:t>
      </w:r>
    </w:p>
    <w:p w14:paraId="0F497797" w14:textId="511FFAD5" w:rsidR="006110A8" w:rsidRDefault="006110A8" w:rsidP="00DE11FA">
      <w:pPr>
        <w:pStyle w:val="Paragraphedeliste"/>
        <w:numPr>
          <w:ilvl w:val="0"/>
          <w:numId w:val="21"/>
        </w:numPr>
        <w:pBdr>
          <w:top w:val="nil"/>
          <w:left w:val="nil"/>
          <w:bottom w:val="nil"/>
          <w:right w:val="nil"/>
          <w:between w:val="nil"/>
        </w:pBdr>
        <w:spacing w:line="275" w:lineRule="auto"/>
      </w:pPr>
      <w:r>
        <w:t xml:space="preserve">Les projets </w:t>
      </w:r>
      <w:r w:rsidRPr="00DE11FA">
        <w:rPr>
          <w:i/>
          <w:iCs/>
        </w:rPr>
        <w:t>On Hold</w:t>
      </w:r>
      <w:r>
        <w:t xml:space="preserve"> conservent leur historique mais ne génèrent plus de nouvelle charge.</w:t>
      </w:r>
    </w:p>
    <w:p w14:paraId="6A6CD17A" w14:textId="547492CB" w:rsidR="006110A8" w:rsidRPr="001F2D37" w:rsidRDefault="006110A8" w:rsidP="00DE11FA">
      <w:pPr>
        <w:pStyle w:val="Paragraphedeliste"/>
        <w:numPr>
          <w:ilvl w:val="0"/>
          <w:numId w:val="21"/>
        </w:numPr>
        <w:pBdr>
          <w:top w:val="nil"/>
          <w:left w:val="nil"/>
          <w:bottom w:val="nil"/>
          <w:right w:val="nil"/>
          <w:between w:val="nil"/>
        </w:pBdr>
        <w:spacing w:line="275" w:lineRule="auto"/>
      </w:pPr>
      <w:r w:rsidRPr="001F2D37">
        <w:t xml:space="preserve">Les projets </w:t>
      </w:r>
      <w:r w:rsidRPr="00DE11FA">
        <w:rPr>
          <w:i/>
          <w:iCs/>
        </w:rPr>
        <w:t>Complete</w:t>
      </w:r>
      <w:r w:rsidR="001F2D37" w:rsidRPr="00DE11FA">
        <w:rPr>
          <w:i/>
          <w:iCs/>
        </w:rPr>
        <w:t>d, Cancelled</w:t>
      </w:r>
      <w:r w:rsidR="001F2D37">
        <w:t xml:space="preserve"> ou </w:t>
      </w:r>
      <w:r w:rsidR="001F2D37" w:rsidRPr="00DE11FA">
        <w:rPr>
          <w:i/>
          <w:iCs/>
        </w:rPr>
        <w:t>lost</w:t>
      </w:r>
      <w:r w:rsidR="001F2D37">
        <w:t xml:space="preserve"> deviennent archivables. </w:t>
      </w:r>
    </w:p>
    <w:p w14:paraId="76E55176" w14:textId="77777777" w:rsidR="00E7086F" w:rsidRDefault="00E65937">
      <w:pPr>
        <w:pStyle w:val="Titre3"/>
      </w:pPr>
      <w:r>
        <w:t>6.5 Réservation d'Équipement</w:t>
      </w:r>
    </w:p>
    <w:p w14:paraId="76E55177" w14:textId="77777777" w:rsidR="00E7086F" w:rsidRPr="001D343D" w:rsidRDefault="00E65937">
      <w:pPr>
        <w:numPr>
          <w:ilvl w:val="0"/>
          <w:numId w:val="14"/>
        </w:numPr>
        <w:pBdr>
          <w:top w:val="nil"/>
          <w:left w:val="nil"/>
          <w:bottom w:val="nil"/>
          <w:right w:val="nil"/>
          <w:between w:val="nil"/>
        </w:pBdr>
        <w:spacing w:line="275" w:lineRule="auto"/>
      </w:pPr>
      <w:r>
        <w:rPr>
          <w:b/>
          <w:bCs/>
          <w:color w:val="000000"/>
        </w:rPr>
        <w:t>Priorités et conflits :</w:t>
      </w:r>
      <w:r>
        <w:rPr>
          <w:color w:val="000000"/>
        </w:rPr>
        <w:t xml:space="preserve"> Un équipement en statut "Maintenance" ne peut accepter aucune nouvelle réservation. Les conflits horaires sont bloqués informatiquement à la saisie.</w:t>
      </w:r>
    </w:p>
    <w:p w14:paraId="5ACB3C35" w14:textId="65B445CD" w:rsidR="00956CBB" w:rsidRDefault="00956CBB" w:rsidP="00956CBB">
      <w:pPr>
        <w:pStyle w:val="Titre3"/>
      </w:pPr>
      <w:r>
        <w:t xml:space="preserve">6.7 </w:t>
      </w:r>
      <w:r w:rsidR="0059153D" w:rsidRPr="0059153D">
        <w:t>Contrôle des Charges Proje</w:t>
      </w:r>
      <w:r w:rsidR="0059153D">
        <w:t>t</w:t>
      </w:r>
      <w:r w:rsidR="00622ECD">
        <w:t>s</w:t>
      </w:r>
    </w:p>
    <w:p w14:paraId="1EE71450" w14:textId="77777777" w:rsidR="00425C27" w:rsidRPr="00425C27" w:rsidRDefault="00425C27" w:rsidP="00425C27"/>
    <w:p w14:paraId="32C8C21A" w14:textId="13468A92" w:rsidR="00956CBB" w:rsidRDefault="00C1762F" w:rsidP="001D343D">
      <w:pPr>
        <w:pBdr>
          <w:top w:val="nil"/>
          <w:left w:val="nil"/>
          <w:bottom w:val="nil"/>
          <w:right w:val="nil"/>
          <w:between w:val="nil"/>
        </w:pBdr>
        <w:spacing w:line="275" w:lineRule="auto"/>
      </w:pPr>
      <w:r>
        <w:t>Pour Chaque projet et chaque étude :</w:t>
      </w:r>
    </w:p>
    <w:p w14:paraId="58C58974" w14:textId="77777777" w:rsidR="00C1762F" w:rsidRDefault="00C1762F" w:rsidP="00C1762F">
      <w:pPr>
        <w:pStyle w:val="Paragraphedeliste"/>
        <w:numPr>
          <w:ilvl w:val="0"/>
          <w:numId w:val="21"/>
        </w:numPr>
        <w:pBdr>
          <w:top w:val="nil"/>
          <w:left w:val="nil"/>
          <w:bottom w:val="nil"/>
          <w:right w:val="nil"/>
          <w:between w:val="nil"/>
        </w:pBdr>
        <w:spacing w:line="275" w:lineRule="auto"/>
      </w:pPr>
      <w:r>
        <w:t>MD Estimés</w:t>
      </w:r>
    </w:p>
    <w:p w14:paraId="71341ABA" w14:textId="77777777" w:rsidR="00C1762F" w:rsidRDefault="00C1762F" w:rsidP="00C1762F">
      <w:pPr>
        <w:pStyle w:val="Paragraphedeliste"/>
        <w:numPr>
          <w:ilvl w:val="0"/>
          <w:numId w:val="21"/>
        </w:numPr>
        <w:pBdr>
          <w:top w:val="nil"/>
          <w:left w:val="nil"/>
          <w:bottom w:val="nil"/>
          <w:right w:val="nil"/>
          <w:between w:val="nil"/>
        </w:pBdr>
        <w:spacing w:line="275" w:lineRule="auto"/>
      </w:pPr>
      <w:r>
        <w:t>MD Réalisés</w:t>
      </w:r>
    </w:p>
    <w:p w14:paraId="2F793D74" w14:textId="77777777" w:rsidR="00C1762F" w:rsidRDefault="00C1762F" w:rsidP="00C1762F">
      <w:pPr>
        <w:pStyle w:val="Paragraphedeliste"/>
        <w:numPr>
          <w:ilvl w:val="0"/>
          <w:numId w:val="21"/>
        </w:numPr>
        <w:pBdr>
          <w:top w:val="nil"/>
          <w:left w:val="nil"/>
          <w:bottom w:val="nil"/>
          <w:right w:val="nil"/>
          <w:between w:val="nil"/>
        </w:pBdr>
        <w:spacing w:line="275" w:lineRule="auto"/>
      </w:pPr>
      <w:r>
        <w:t>MD Restants</w:t>
      </w:r>
    </w:p>
    <w:p w14:paraId="58E418CE" w14:textId="77777777" w:rsidR="00C1762F" w:rsidRDefault="00C1762F" w:rsidP="00C1762F">
      <w:pPr>
        <w:pStyle w:val="Paragraphedeliste"/>
        <w:numPr>
          <w:ilvl w:val="0"/>
          <w:numId w:val="21"/>
        </w:numPr>
        <w:pBdr>
          <w:top w:val="nil"/>
          <w:left w:val="nil"/>
          <w:bottom w:val="nil"/>
          <w:right w:val="nil"/>
          <w:between w:val="nil"/>
        </w:pBdr>
        <w:spacing w:line="275" w:lineRule="auto"/>
      </w:pPr>
      <w:r>
        <w:t>Ecart</w:t>
      </w:r>
    </w:p>
    <w:p w14:paraId="4EE40342" w14:textId="14D8B6A8" w:rsidR="00C1762F" w:rsidRDefault="00C1762F" w:rsidP="00C1762F">
      <w:pPr>
        <w:pStyle w:val="Paragraphedeliste"/>
        <w:numPr>
          <w:ilvl w:val="0"/>
          <w:numId w:val="21"/>
        </w:numPr>
        <w:pBdr>
          <w:top w:val="nil"/>
          <w:left w:val="nil"/>
          <w:bottom w:val="nil"/>
          <w:right w:val="nil"/>
          <w:between w:val="nil"/>
        </w:pBdr>
        <w:spacing w:line="275" w:lineRule="auto"/>
      </w:pPr>
      <w:r>
        <w:t>Projection Fin de Projet</w:t>
      </w:r>
    </w:p>
    <w:p w14:paraId="7BFA014A" w14:textId="77777777" w:rsidR="00C1762F" w:rsidRDefault="00C1762F" w:rsidP="00C1762F">
      <w:pPr>
        <w:pBdr>
          <w:top w:val="nil"/>
          <w:left w:val="nil"/>
          <w:bottom w:val="nil"/>
          <w:right w:val="nil"/>
          <w:between w:val="nil"/>
        </w:pBdr>
        <w:spacing w:line="275" w:lineRule="auto"/>
      </w:pPr>
    </w:p>
    <w:p w14:paraId="45A4AF59" w14:textId="0AE91B1B" w:rsidR="00C1762F" w:rsidRDefault="00C1762F" w:rsidP="00C1762F">
      <w:pPr>
        <w:pBdr>
          <w:top w:val="nil"/>
          <w:left w:val="nil"/>
          <w:bottom w:val="nil"/>
          <w:right w:val="nil"/>
          <w:between w:val="nil"/>
        </w:pBdr>
        <w:spacing w:line="275" w:lineRule="auto"/>
      </w:pPr>
      <w:r w:rsidRPr="00425C27">
        <w:rPr>
          <w:b/>
          <w:bCs/>
        </w:rPr>
        <w:t>Formules</w:t>
      </w:r>
      <w:r>
        <w:t> :</w:t>
      </w:r>
    </w:p>
    <w:p w14:paraId="683DCEDA" w14:textId="77777777" w:rsidR="00425C27" w:rsidRDefault="00425C27" w:rsidP="00C1762F">
      <w:pPr>
        <w:pBdr>
          <w:top w:val="nil"/>
          <w:left w:val="nil"/>
          <w:bottom w:val="nil"/>
          <w:right w:val="nil"/>
          <w:between w:val="nil"/>
        </w:pBdr>
        <w:spacing w:line="275" w:lineRule="auto"/>
      </w:pPr>
    </w:p>
    <w:p w14:paraId="6B509324" w14:textId="667F2E9B" w:rsidR="00425C27" w:rsidRDefault="00425C27" w:rsidP="0096534D">
      <w:pPr>
        <w:pBdr>
          <w:top w:val="nil"/>
          <w:left w:val="nil"/>
          <w:bottom w:val="nil"/>
          <w:right w:val="nil"/>
          <w:between w:val="nil"/>
        </w:pBdr>
        <w:spacing w:line="275" w:lineRule="auto"/>
      </w:pPr>
      <w:r w:rsidRPr="0096534D">
        <w:rPr>
          <w:b/>
          <w:bCs/>
        </w:rPr>
        <w:t>MD Restants</w:t>
      </w:r>
      <w:r>
        <w:t xml:space="preserve"> = MD Estimés – MD Réalisés</w:t>
      </w:r>
    </w:p>
    <w:p w14:paraId="3FA3DF90" w14:textId="77777777" w:rsidR="00425C27" w:rsidRDefault="00425C27" w:rsidP="00C1762F">
      <w:pPr>
        <w:pBdr>
          <w:top w:val="nil"/>
          <w:left w:val="nil"/>
          <w:bottom w:val="nil"/>
          <w:right w:val="nil"/>
          <w:between w:val="nil"/>
        </w:pBdr>
        <w:spacing w:line="275" w:lineRule="auto"/>
      </w:pPr>
    </w:p>
    <w:p w14:paraId="2F3244F6" w14:textId="512C8759" w:rsidR="008B5EBA" w:rsidRDefault="008B5EBA" w:rsidP="00C1762F">
      <w:pPr>
        <w:pBdr>
          <w:top w:val="nil"/>
          <w:left w:val="nil"/>
          <w:bottom w:val="nil"/>
          <w:right w:val="nil"/>
          <w:between w:val="nil"/>
        </w:pBdr>
        <w:spacing w:line="275" w:lineRule="auto"/>
      </w:pPr>
      <w:r w:rsidRPr="0096534D">
        <w:rPr>
          <w:b/>
          <w:bCs/>
        </w:rPr>
        <w:t xml:space="preserve">Ecart </w:t>
      </w:r>
      <w:r>
        <w:t>= MD Réalisés – MD Estimés</w:t>
      </w:r>
    </w:p>
    <w:p w14:paraId="2A0A67A9" w14:textId="77777777" w:rsidR="008B5EBA" w:rsidRDefault="008B5EBA" w:rsidP="00C1762F">
      <w:pPr>
        <w:pBdr>
          <w:top w:val="nil"/>
          <w:left w:val="nil"/>
          <w:bottom w:val="nil"/>
          <w:right w:val="nil"/>
          <w:between w:val="nil"/>
        </w:pBdr>
        <w:spacing w:line="275" w:lineRule="auto"/>
      </w:pPr>
    </w:p>
    <w:p w14:paraId="28AD6BF1" w14:textId="25087818" w:rsidR="008B5EBA" w:rsidRDefault="008B5EBA" w:rsidP="00C1762F">
      <w:pPr>
        <w:pBdr>
          <w:top w:val="nil"/>
          <w:left w:val="nil"/>
          <w:bottom w:val="nil"/>
          <w:right w:val="nil"/>
          <w:between w:val="nil"/>
        </w:pBdr>
        <w:spacing w:line="275" w:lineRule="auto"/>
      </w:pPr>
      <w:r w:rsidRPr="0096534D">
        <w:rPr>
          <w:b/>
          <w:bCs/>
        </w:rPr>
        <w:t>Projection Finale</w:t>
      </w:r>
      <w:r>
        <w:t xml:space="preserve"> = MD Réalisés + MD Restants Prévis</w:t>
      </w:r>
      <w:r w:rsidR="00E746A0">
        <w:t>ionnels</w:t>
      </w:r>
    </w:p>
    <w:p w14:paraId="7D3334AE" w14:textId="77777777" w:rsidR="001A31F4" w:rsidRDefault="001A31F4" w:rsidP="00C1762F">
      <w:pPr>
        <w:pBdr>
          <w:top w:val="nil"/>
          <w:left w:val="nil"/>
          <w:bottom w:val="nil"/>
          <w:right w:val="nil"/>
          <w:between w:val="nil"/>
        </w:pBdr>
        <w:spacing w:line="275" w:lineRule="auto"/>
      </w:pPr>
    </w:p>
    <w:p w14:paraId="288AF3C8" w14:textId="77777777" w:rsidR="001A31F4" w:rsidRDefault="001A31F4" w:rsidP="00C1762F">
      <w:pPr>
        <w:pBdr>
          <w:top w:val="nil"/>
          <w:left w:val="nil"/>
          <w:bottom w:val="nil"/>
          <w:right w:val="nil"/>
          <w:between w:val="nil"/>
        </w:pBdr>
        <w:spacing w:line="275" w:lineRule="auto"/>
      </w:pPr>
    </w:p>
    <w:p w14:paraId="6E9F6FEE" w14:textId="77777777" w:rsidR="00474DA0" w:rsidRDefault="00474DA0" w:rsidP="00C1762F">
      <w:pPr>
        <w:pBdr>
          <w:top w:val="nil"/>
          <w:left w:val="nil"/>
          <w:bottom w:val="nil"/>
          <w:right w:val="nil"/>
          <w:between w:val="nil"/>
        </w:pBdr>
        <w:spacing w:line="275" w:lineRule="auto"/>
      </w:pPr>
    </w:p>
    <w:p w14:paraId="13C7303D" w14:textId="77777777" w:rsidR="00474DA0" w:rsidRDefault="00474DA0" w:rsidP="00C1762F">
      <w:pPr>
        <w:pBdr>
          <w:top w:val="nil"/>
          <w:left w:val="nil"/>
          <w:bottom w:val="nil"/>
          <w:right w:val="nil"/>
          <w:between w:val="nil"/>
        </w:pBdr>
        <w:spacing w:line="275" w:lineRule="auto"/>
      </w:pPr>
    </w:p>
    <w:p w14:paraId="16518433" w14:textId="77777777" w:rsidR="00474DA0" w:rsidRDefault="00474DA0" w:rsidP="00C1762F">
      <w:pPr>
        <w:pBdr>
          <w:top w:val="nil"/>
          <w:left w:val="nil"/>
          <w:bottom w:val="nil"/>
          <w:right w:val="nil"/>
          <w:between w:val="nil"/>
        </w:pBdr>
        <w:spacing w:line="275" w:lineRule="auto"/>
      </w:pPr>
    </w:p>
    <w:p w14:paraId="2876C2B5" w14:textId="77777777" w:rsidR="00474DA0" w:rsidRDefault="00474DA0" w:rsidP="00C1762F">
      <w:pPr>
        <w:pBdr>
          <w:top w:val="nil"/>
          <w:left w:val="nil"/>
          <w:bottom w:val="nil"/>
          <w:right w:val="nil"/>
          <w:between w:val="nil"/>
        </w:pBdr>
        <w:spacing w:line="275" w:lineRule="auto"/>
      </w:pPr>
    </w:p>
    <w:p w14:paraId="15C17ACB" w14:textId="77777777" w:rsidR="00474DA0" w:rsidRDefault="00474DA0" w:rsidP="00C1762F">
      <w:pPr>
        <w:pBdr>
          <w:top w:val="nil"/>
          <w:left w:val="nil"/>
          <w:bottom w:val="nil"/>
          <w:right w:val="nil"/>
          <w:between w:val="nil"/>
        </w:pBdr>
        <w:spacing w:line="275" w:lineRule="auto"/>
      </w:pPr>
    </w:p>
    <w:p w14:paraId="3DF04074" w14:textId="77777777" w:rsidR="00C1762F" w:rsidRDefault="00C1762F" w:rsidP="00C1762F">
      <w:pPr>
        <w:pBdr>
          <w:top w:val="nil"/>
          <w:left w:val="nil"/>
          <w:bottom w:val="nil"/>
          <w:right w:val="nil"/>
          <w:between w:val="nil"/>
        </w:pBdr>
        <w:spacing w:line="275" w:lineRule="auto"/>
      </w:pPr>
    </w:p>
    <w:p w14:paraId="1B82122C" w14:textId="2A080872" w:rsidR="00E746A0" w:rsidRPr="00F30B26" w:rsidRDefault="00E746A0" w:rsidP="00E746A0">
      <w:pPr>
        <w:pStyle w:val="Titre3"/>
      </w:pPr>
      <w:r>
        <w:lastRenderedPageBreak/>
        <w:t xml:space="preserve">6.8 </w:t>
      </w:r>
      <w:r w:rsidR="00644302" w:rsidRPr="00F30B26">
        <w:t>Repartition</w:t>
      </w:r>
      <w:r w:rsidRPr="00F30B26">
        <w:t xml:space="preserve"> </w:t>
      </w:r>
      <w:r w:rsidR="00644302" w:rsidRPr="00F30B26">
        <w:t>Departmental</w:t>
      </w:r>
    </w:p>
    <w:p w14:paraId="42E93EF4" w14:textId="77777777" w:rsidR="00E746A0" w:rsidRPr="00F30B26" w:rsidRDefault="00E746A0" w:rsidP="00E746A0"/>
    <w:p w14:paraId="51F5567D" w14:textId="5BF10AFF" w:rsidR="00E746A0" w:rsidRDefault="00073399" w:rsidP="00E746A0">
      <w:r w:rsidRPr="00073399">
        <w:t>Chaque charge doit être a</w:t>
      </w:r>
      <w:r>
        <w:t xml:space="preserve">ffectée à </w:t>
      </w:r>
      <w:r w:rsidRPr="00494BEF">
        <w:rPr>
          <w:b/>
          <w:bCs/>
        </w:rPr>
        <w:t>un</w:t>
      </w:r>
      <w:r>
        <w:t xml:space="preserve"> </w:t>
      </w:r>
      <w:r w:rsidR="00494BEF" w:rsidRPr="00494BEF">
        <w:rPr>
          <w:b/>
          <w:bCs/>
        </w:rPr>
        <w:t>département</w:t>
      </w:r>
      <w:r>
        <w:t> :</w:t>
      </w:r>
    </w:p>
    <w:p w14:paraId="12096056" w14:textId="51F13CA1" w:rsidR="00073399" w:rsidRPr="00494BEF" w:rsidRDefault="00073399" w:rsidP="00BA2D66">
      <w:pPr>
        <w:pStyle w:val="Paragraphedeliste"/>
        <w:numPr>
          <w:ilvl w:val="0"/>
          <w:numId w:val="33"/>
        </w:numPr>
        <w:rPr>
          <w:b/>
          <w:bCs/>
        </w:rPr>
      </w:pPr>
      <w:commentRangeStart w:id="16"/>
      <w:r w:rsidRPr="00494BEF">
        <w:rPr>
          <w:b/>
          <w:bCs/>
        </w:rPr>
        <w:t>AD</w:t>
      </w:r>
    </w:p>
    <w:p w14:paraId="28809461" w14:textId="7C1534CE" w:rsidR="00073399" w:rsidRPr="00494BEF" w:rsidRDefault="00073399" w:rsidP="00BA2D66">
      <w:pPr>
        <w:pStyle w:val="Paragraphedeliste"/>
        <w:numPr>
          <w:ilvl w:val="0"/>
          <w:numId w:val="33"/>
        </w:numPr>
        <w:rPr>
          <w:b/>
          <w:bCs/>
        </w:rPr>
      </w:pPr>
      <w:r w:rsidRPr="00494BEF">
        <w:rPr>
          <w:b/>
          <w:bCs/>
        </w:rPr>
        <w:t>FPD</w:t>
      </w:r>
    </w:p>
    <w:p w14:paraId="5AD4E2F7" w14:textId="748E1AA1" w:rsidR="00073399" w:rsidRPr="00494BEF" w:rsidRDefault="00073399" w:rsidP="00BA2D66">
      <w:pPr>
        <w:pStyle w:val="Paragraphedeliste"/>
        <w:numPr>
          <w:ilvl w:val="0"/>
          <w:numId w:val="33"/>
        </w:numPr>
        <w:rPr>
          <w:b/>
          <w:bCs/>
        </w:rPr>
      </w:pPr>
      <w:r w:rsidRPr="00494BEF">
        <w:rPr>
          <w:b/>
          <w:bCs/>
        </w:rPr>
        <w:t>MSI</w:t>
      </w:r>
      <w:commentRangeEnd w:id="16"/>
      <w:r w:rsidR="00426BAB" w:rsidRPr="00494BEF">
        <w:rPr>
          <w:rStyle w:val="Marquedecommentaire"/>
          <w:b/>
          <w:bCs/>
          <w:sz w:val="22"/>
          <w:szCs w:val="22"/>
        </w:rPr>
        <w:commentReference w:id="16"/>
      </w:r>
    </w:p>
    <w:p w14:paraId="48D893B5" w14:textId="0DE32595" w:rsidR="00073399" w:rsidRDefault="00073399" w:rsidP="00073399">
      <w:r>
        <w:t>Le Système calcule automatiquement :</w:t>
      </w:r>
    </w:p>
    <w:p w14:paraId="6084CD7A" w14:textId="3EA3AF63" w:rsidR="00073399" w:rsidRDefault="00073399" w:rsidP="00BA2D66">
      <w:pPr>
        <w:pStyle w:val="Paragraphedeliste"/>
        <w:numPr>
          <w:ilvl w:val="0"/>
          <w:numId w:val="32"/>
        </w:numPr>
      </w:pPr>
      <w:r>
        <w:t>Charge AD</w:t>
      </w:r>
    </w:p>
    <w:p w14:paraId="29CE94C8" w14:textId="0439AB16" w:rsidR="00073399" w:rsidRDefault="00073399" w:rsidP="00BA2D66">
      <w:pPr>
        <w:pStyle w:val="Paragraphedeliste"/>
        <w:numPr>
          <w:ilvl w:val="0"/>
          <w:numId w:val="32"/>
        </w:numPr>
      </w:pPr>
      <w:r>
        <w:t>Charge FPD</w:t>
      </w:r>
    </w:p>
    <w:p w14:paraId="47ADE605" w14:textId="58D05DC3" w:rsidR="00073399" w:rsidRDefault="00073399" w:rsidP="00BA2D66">
      <w:pPr>
        <w:pStyle w:val="Paragraphedeliste"/>
        <w:numPr>
          <w:ilvl w:val="0"/>
          <w:numId w:val="32"/>
        </w:numPr>
      </w:pPr>
      <w:r>
        <w:t>Charge MSI</w:t>
      </w:r>
    </w:p>
    <w:p w14:paraId="2BD06EB6" w14:textId="34B3B19D" w:rsidR="00073399" w:rsidRDefault="00073399" w:rsidP="00BA2D66">
      <w:pPr>
        <w:pStyle w:val="Paragraphedeliste"/>
        <w:numPr>
          <w:ilvl w:val="0"/>
          <w:numId w:val="32"/>
        </w:numPr>
      </w:pPr>
      <w:r>
        <w:t xml:space="preserve">Charge Totale </w:t>
      </w:r>
    </w:p>
    <w:p w14:paraId="7F0E98B1" w14:textId="77777777" w:rsidR="008369C5" w:rsidRDefault="008369C5" w:rsidP="008369C5"/>
    <w:p w14:paraId="47ED7F73" w14:textId="3B14D07F" w:rsidR="008369C5" w:rsidRDefault="008369C5" w:rsidP="008369C5">
      <w:r>
        <w:t xml:space="preserve">Pour </w:t>
      </w:r>
      <w:r w:rsidR="0096534D">
        <w:t>c</w:t>
      </w:r>
      <w:r>
        <w:t>haque projet :</w:t>
      </w:r>
    </w:p>
    <w:p w14:paraId="10918328" w14:textId="5DB74D2F" w:rsidR="008369C5" w:rsidRDefault="008369C5" w:rsidP="00BA2D66">
      <w:pPr>
        <w:pStyle w:val="Paragraphedeliste"/>
        <w:numPr>
          <w:ilvl w:val="0"/>
          <w:numId w:val="31"/>
        </w:numPr>
      </w:pPr>
      <w:r>
        <w:t>Ratio AD/FPD</w:t>
      </w:r>
    </w:p>
    <w:p w14:paraId="5B5DDAA3" w14:textId="688E141E" w:rsidR="008369C5" w:rsidRDefault="008369C5" w:rsidP="00BA2D66">
      <w:pPr>
        <w:pStyle w:val="Paragraphedeliste"/>
        <w:numPr>
          <w:ilvl w:val="0"/>
          <w:numId w:val="31"/>
        </w:numPr>
      </w:pPr>
      <w:r>
        <w:t>Ratio AD/MSI</w:t>
      </w:r>
    </w:p>
    <w:p w14:paraId="6F50085E" w14:textId="55594BA1" w:rsidR="008369C5" w:rsidRPr="00073399" w:rsidRDefault="008369C5" w:rsidP="00BA2D66">
      <w:pPr>
        <w:pStyle w:val="Paragraphedeliste"/>
        <w:numPr>
          <w:ilvl w:val="0"/>
          <w:numId w:val="31"/>
        </w:numPr>
      </w:pPr>
      <w:r>
        <w:t>Ratio FPD/MSI</w:t>
      </w:r>
    </w:p>
    <w:p w14:paraId="770BD1F1" w14:textId="77777777" w:rsidR="00E746A0" w:rsidRDefault="00E746A0" w:rsidP="00C1762F">
      <w:pPr>
        <w:pBdr>
          <w:top w:val="nil"/>
          <w:left w:val="nil"/>
          <w:bottom w:val="nil"/>
          <w:right w:val="nil"/>
          <w:between w:val="nil"/>
        </w:pBdr>
        <w:spacing w:line="275" w:lineRule="auto"/>
      </w:pPr>
    </w:p>
    <w:p w14:paraId="39B7BABD" w14:textId="52DEABC5" w:rsidR="00D43978" w:rsidRDefault="008369C5" w:rsidP="001D343D">
      <w:pPr>
        <w:pBdr>
          <w:top w:val="nil"/>
          <w:left w:val="nil"/>
          <w:bottom w:val="nil"/>
          <w:right w:val="nil"/>
          <w:between w:val="nil"/>
        </w:pBdr>
        <w:spacing w:line="275" w:lineRule="auto"/>
      </w:pPr>
      <w:r>
        <w:t xml:space="preserve">Ces valeurs doivent être </w:t>
      </w:r>
      <w:r w:rsidRPr="0096534D">
        <w:rPr>
          <w:b/>
          <w:bCs/>
        </w:rPr>
        <w:t>visibles</w:t>
      </w:r>
      <w:r>
        <w:t xml:space="preserve"> dans les </w:t>
      </w:r>
      <w:r w:rsidRPr="0096534D">
        <w:rPr>
          <w:b/>
          <w:bCs/>
        </w:rPr>
        <w:t>reportings de portefeuille</w:t>
      </w:r>
      <w:r>
        <w:t>.</w:t>
      </w:r>
    </w:p>
    <w:p w14:paraId="72311EB1" w14:textId="77777777" w:rsidR="001A31F4" w:rsidRDefault="001A31F4" w:rsidP="001D343D">
      <w:pPr>
        <w:pBdr>
          <w:top w:val="nil"/>
          <w:left w:val="nil"/>
          <w:bottom w:val="nil"/>
          <w:right w:val="nil"/>
          <w:between w:val="nil"/>
        </w:pBdr>
        <w:spacing w:line="275" w:lineRule="auto"/>
      </w:pPr>
    </w:p>
    <w:p w14:paraId="1D13DCE3" w14:textId="4AD331AF" w:rsidR="001A31F4" w:rsidRDefault="001A31F4" w:rsidP="001A31F4">
      <w:pPr>
        <w:pStyle w:val="Titre3"/>
      </w:pPr>
      <w:r>
        <w:t xml:space="preserve">6.9 </w:t>
      </w:r>
      <w:r w:rsidRPr="001A31F4">
        <w:t>Asset Li</w:t>
      </w:r>
      <w:r>
        <w:t>fecycle</w:t>
      </w:r>
    </w:p>
    <w:p w14:paraId="01B0BA9E" w14:textId="77777777" w:rsidR="00ED2AE2" w:rsidRPr="00ED2AE2" w:rsidRDefault="00ED2AE2" w:rsidP="00ED2AE2"/>
    <w:p w14:paraId="0AF2D3C5" w14:textId="77777777" w:rsidR="001A31F4" w:rsidRPr="001A31F4" w:rsidRDefault="001A31F4" w:rsidP="001A31F4">
      <w:r w:rsidRPr="001A31F4">
        <w:t>Chaque équipement possède :</w:t>
      </w:r>
    </w:p>
    <w:p w14:paraId="20B2ED28" w14:textId="77777777" w:rsidR="001A31F4" w:rsidRPr="001A31F4" w:rsidRDefault="001A31F4" w:rsidP="001A31F4">
      <w:commentRangeStart w:id="17"/>
    </w:p>
    <w:p w14:paraId="0B40E10A" w14:textId="4E530131" w:rsidR="001A31F4" w:rsidRPr="001A31F4" w:rsidRDefault="001A31F4" w:rsidP="001A31F4">
      <w:pPr>
        <w:pStyle w:val="Paragraphedeliste"/>
        <w:numPr>
          <w:ilvl w:val="0"/>
          <w:numId w:val="36"/>
        </w:numPr>
      </w:pPr>
      <w:r w:rsidRPr="001A31F4">
        <w:t>Date installation</w:t>
      </w:r>
    </w:p>
    <w:p w14:paraId="5305F760" w14:textId="5F382306" w:rsidR="001A31F4" w:rsidRPr="001A31F4" w:rsidRDefault="001A31F4" w:rsidP="001A31F4">
      <w:pPr>
        <w:pStyle w:val="Paragraphedeliste"/>
        <w:numPr>
          <w:ilvl w:val="0"/>
          <w:numId w:val="36"/>
        </w:numPr>
      </w:pPr>
      <w:r w:rsidRPr="001A31F4">
        <w:t>Date mise en service</w:t>
      </w:r>
    </w:p>
    <w:p w14:paraId="26F0074D" w14:textId="1485A04A" w:rsidR="001A31F4" w:rsidRPr="001A31F4" w:rsidRDefault="001A31F4" w:rsidP="001A31F4">
      <w:pPr>
        <w:pStyle w:val="Paragraphedeliste"/>
        <w:numPr>
          <w:ilvl w:val="0"/>
          <w:numId w:val="36"/>
        </w:numPr>
      </w:pPr>
      <w:r w:rsidRPr="001A31F4">
        <w:t>Date fin garantie</w:t>
      </w:r>
    </w:p>
    <w:p w14:paraId="6154DE40" w14:textId="1B138AE3" w:rsidR="001A31F4" w:rsidRPr="001A31F4" w:rsidRDefault="001A31F4" w:rsidP="001A31F4">
      <w:pPr>
        <w:pStyle w:val="Paragraphedeliste"/>
        <w:numPr>
          <w:ilvl w:val="0"/>
          <w:numId w:val="36"/>
        </w:numPr>
      </w:pPr>
      <w:r w:rsidRPr="001A31F4">
        <w:t>Durée garantie</w:t>
      </w:r>
    </w:p>
    <w:p w14:paraId="0FDF2FD2" w14:textId="75B9BE35" w:rsidR="001A31F4" w:rsidRPr="001A31F4" w:rsidRDefault="001A31F4" w:rsidP="001A31F4">
      <w:pPr>
        <w:pStyle w:val="Paragraphedeliste"/>
        <w:numPr>
          <w:ilvl w:val="0"/>
          <w:numId w:val="36"/>
        </w:numPr>
      </w:pPr>
      <w:r w:rsidRPr="001A31F4">
        <w:t>Prix acquisition</w:t>
      </w:r>
    </w:p>
    <w:p w14:paraId="003A345B" w14:textId="3723F2BE" w:rsidR="001A31F4" w:rsidRPr="001A31F4" w:rsidRDefault="001A31F4" w:rsidP="001A31F4">
      <w:pPr>
        <w:pStyle w:val="Paragraphedeliste"/>
        <w:numPr>
          <w:ilvl w:val="0"/>
          <w:numId w:val="36"/>
        </w:numPr>
      </w:pPr>
      <w:r w:rsidRPr="001A31F4">
        <w:t>Coût maintenance cumulé</w:t>
      </w:r>
      <w:commentRangeEnd w:id="17"/>
      <w:r w:rsidR="008D4DD9" w:rsidRPr="001A31F4">
        <w:rPr>
          <w:rStyle w:val="Marquedecommentaire"/>
          <w:sz w:val="22"/>
          <w:szCs w:val="22"/>
        </w:rPr>
        <w:commentReference w:id="17"/>
      </w:r>
    </w:p>
    <w:p w14:paraId="53F728DA" w14:textId="22D81433" w:rsidR="001A31F4" w:rsidRPr="001A31F4" w:rsidRDefault="001A31F4" w:rsidP="001A31F4">
      <w:pPr>
        <w:pStyle w:val="Paragraphedeliste"/>
        <w:numPr>
          <w:ilvl w:val="0"/>
          <w:numId w:val="36"/>
        </w:numPr>
      </w:pPr>
      <w:commentRangeStart w:id="18"/>
      <w:r w:rsidRPr="001A31F4">
        <w:t>TCO</w:t>
      </w:r>
      <w:commentRangeEnd w:id="18"/>
      <w:r w:rsidR="001B1481" w:rsidRPr="001A31F4">
        <w:rPr>
          <w:rStyle w:val="Marquedecommentaire"/>
          <w:sz w:val="22"/>
          <w:szCs w:val="22"/>
        </w:rPr>
        <w:commentReference w:id="18"/>
      </w:r>
    </w:p>
    <w:p w14:paraId="7A4613BF" w14:textId="53F5BDA5" w:rsidR="0074336A" w:rsidRDefault="0074336A" w:rsidP="001A31F4">
      <w:pPr>
        <w:pStyle w:val="Paragraphedeliste"/>
        <w:numPr>
          <w:ilvl w:val="0"/>
          <w:numId w:val="36"/>
        </w:numPr>
      </w:pPr>
      <w:r>
        <w:t>Un Responsable</w:t>
      </w:r>
    </w:p>
    <w:p w14:paraId="69F365A2" w14:textId="137E9414" w:rsidR="0074336A" w:rsidRDefault="0074336A" w:rsidP="001A31F4">
      <w:pPr>
        <w:pStyle w:val="Paragraphedeliste"/>
        <w:numPr>
          <w:ilvl w:val="0"/>
          <w:numId w:val="36"/>
        </w:numPr>
      </w:pPr>
      <w:r>
        <w:t>Un Responsable Backup</w:t>
      </w:r>
    </w:p>
    <w:p w14:paraId="57D2EB04" w14:textId="77777777" w:rsidR="00325645" w:rsidRDefault="00325645" w:rsidP="00325645"/>
    <w:p w14:paraId="03F0D0C1" w14:textId="77777777" w:rsidR="00474DA0" w:rsidRDefault="00474DA0" w:rsidP="00325645"/>
    <w:p w14:paraId="393A5D1F" w14:textId="77777777" w:rsidR="00474DA0" w:rsidRDefault="00474DA0" w:rsidP="00325645"/>
    <w:p w14:paraId="71CA7EBA" w14:textId="77777777" w:rsidR="00474DA0" w:rsidRDefault="00474DA0" w:rsidP="00325645"/>
    <w:p w14:paraId="6134E4B7" w14:textId="77777777" w:rsidR="00474DA0" w:rsidRDefault="00474DA0" w:rsidP="00325645"/>
    <w:p w14:paraId="7007A141" w14:textId="77777777" w:rsidR="00474DA0" w:rsidRDefault="00474DA0" w:rsidP="00325645"/>
    <w:p w14:paraId="0A096DA8" w14:textId="77777777" w:rsidR="00474DA0" w:rsidRDefault="00474DA0" w:rsidP="00325645"/>
    <w:p w14:paraId="43F36004" w14:textId="77777777" w:rsidR="00474DA0" w:rsidRDefault="00474DA0" w:rsidP="00325645"/>
    <w:p w14:paraId="151D4044" w14:textId="77777777" w:rsidR="00474DA0" w:rsidRDefault="00474DA0" w:rsidP="00325645"/>
    <w:p w14:paraId="47CC63D8" w14:textId="77777777" w:rsidR="00474DA0" w:rsidRDefault="00474DA0" w:rsidP="00325645"/>
    <w:p w14:paraId="5C6B0838" w14:textId="77777777" w:rsidR="00280B38" w:rsidRDefault="00280B38" w:rsidP="00325645"/>
    <w:p w14:paraId="52443CEC" w14:textId="77777777" w:rsidR="00474DA0" w:rsidRDefault="00474DA0" w:rsidP="00325645"/>
    <w:p w14:paraId="61481DB5" w14:textId="77777777" w:rsidR="00474DA0" w:rsidRDefault="00474DA0" w:rsidP="00325645"/>
    <w:p w14:paraId="4A4DA4A3" w14:textId="689A816F" w:rsidR="00325645" w:rsidRDefault="00325645" w:rsidP="00325645">
      <w:pPr>
        <w:pStyle w:val="Titre3"/>
      </w:pPr>
      <w:r>
        <w:lastRenderedPageBreak/>
        <w:t xml:space="preserve">6.10 </w:t>
      </w:r>
      <w:r w:rsidR="006370DE" w:rsidRPr="006370DE">
        <w:t>Gestion Budget Maintenance</w:t>
      </w:r>
    </w:p>
    <w:p w14:paraId="47CE85A5" w14:textId="77777777" w:rsidR="006370DE" w:rsidRDefault="006370DE" w:rsidP="006370DE"/>
    <w:p w14:paraId="43DDCBE4" w14:textId="0D6EA3AB" w:rsidR="006370DE" w:rsidRPr="006370DE" w:rsidRDefault="006370DE" w:rsidP="006370DE">
      <w:pPr>
        <w:pStyle w:val="Paragraphedeliste"/>
        <w:numPr>
          <w:ilvl w:val="0"/>
          <w:numId w:val="39"/>
        </w:numPr>
      </w:pPr>
      <w:r w:rsidRPr="006370DE">
        <w:t>Budget Annuel</w:t>
      </w:r>
    </w:p>
    <w:p w14:paraId="73CA9DCC" w14:textId="14A8244E" w:rsidR="006370DE" w:rsidRPr="006370DE" w:rsidRDefault="006370DE" w:rsidP="006370DE">
      <w:pPr>
        <w:pStyle w:val="Paragraphedeliste"/>
        <w:numPr>
          <w:ilvl w:val="0"/>
          <w:numId w:val="39"/>
        </w:numPr>
      </w:pPr>
      <w:r w:rsidRPr="006370DE">
        <w:t>Prévision N+1</w:t>
      </w:r>
    </w:p>
    <w:p w14:paraId="13C54754" w14:textId="0D3564F6" w:rsidR="006370DE" w:rsidRPr="006370DE" w:rsidRDefault="006370DE" w:rsidP="006370DE">
      <w:pPr>
        <w:pStyle w:val="Paragraphedeliste"/>
        <w:numPr>
          <w:ilvl w:val="0"/>
          <w:numId w:val="39"/>
        </w:numPr>
      </w:pPr>
      <w:r w:rsidRPr="006370DE">
        <w:t>Prévision N+2</w:t>
      </w:r>
    </w:p>
    <w:p w14:paraId="59A4B924" w14:textId="6C28D9AC" w:rsidR="006370DE" w:rsidRPr="006370DE" w:rsidRDefault="006370DE" w:rsidP="006370DE">
      <w:pPr>
        <w:pStyle w:val="Paragraphedeliste"/>
        <w:numPr>
          <w:ilvl w:val="0"/>
          <w:numId w:val="39"/>
        </w:numPr>
      </w:pPr>
      <w:r w:rsidRPr="006370DE">
        <w:t>Contrats</w:t>
      </w:r>
    </w:p>
    <w:p w14:paraId="2DF718A3" w14:textId="17DE0B68" w:rsidR="006370DE" w:rsidRPr="006370DE" w:rsidRDefault="006370DE" w:rsidP="006370DE">
      <w:pPr>
        <w:pStyle w:val="Paragraphedeliste"/>
        <w:numPr>
          <w:ilvl w:val="0"/>
          <w:numId w:val="39"/>
        </w:numPr>
      </w:pPr>
      <w:r w:rsidRPr="006370DE">
        <w:t>Devis</w:t>
      </w:r>
    </w:p>
    <w:p w14:paraId="693FCBE3" w14:textId="6DAD7714" w:rsidR="006370DE" w:rsidRDefault="006370DE" w:rsidP="006370DE">
      <w:pPr>
        <w:pStyle w:val="Paragraphedeliste"/>
        <w:numPr>
          <w:ilvl w:val="0"/>
          <w:numId w:val="39"/>
        </w:numPr>
      </w:pPr>
      <w:r w:rsidRPr="006370DE">
        <w:t>Renouvellements</w:t>
      </w:r>
    </w:p>
    <w:p w14:paraId="11E324F0" w14:textId="56A12711" w:rsidR="008D4DD9" w:rsidRPr="006370DE" w:rsidRDefault="008D4DD9" w:rsidP="006370DE">
      <w:pPr>
        <w:pStyle w:val="Paragraphedeliste"/>
        <w:numPr>
          <w:ilvl w:val="0"/>
          <w:numId w:val="39"/>
        </w:numPr>
      </w:pPr>
      <w:r>
        <w:t>Contact</w:t>
      </w:r>
      <w:r w:rsidR="00D25618">
        <w:t xml:space="preserve"> fournisseur</w:t>
      </w:r>
    </w:p>
    <w:p w14:paraId="26E50780" w14:textId="1B8272EA" w:rsidR="006370DE" w:rsidRPr="006370DE" w:rsidRDefault="006370DE" w:rsidP="006370DE">
      <w:r w:rsidRPr="006370DE">
        <w:t> </w:t>
      </w:r>
    </w:p>
    <w:p w14:paraId="0DB44B62" w14:textId="033DB01D" w:rsidR="006370DE" w:rsidRPr="006370DE" w:rsidRDefault="006370DE" w:rsidP="006370DE">
      <w:pPr>
        <w:rPr>
          <w:b/>
          <w:bCs/>
        </w:rPr>
      </w:pPr>
      <w:r w:rsidRPr="006370DE">
        <w:rPr>
          <w:b/>
          <w:bCs/>
        </w:rPr>
        <w:t>Formule :</w:t>
      </w:r>
    </w:p>
    <w:p w14:paraId="4A7D5709" w14:textId="4DCF607A" w:rsidR="006370DE" w:rsidRPr="006370DE" w:rsidRDefault="006370DE" w:rsidP="006370DE">
      <w:r w:rsidRPr="006370DE">
        <w:t>Budget Maintenance =</w:t>
      </w:r>
      <w:r>
        <w:t xml:space="preserve"> </w:t>
      </w:r>
      <w:r w:rsidRPr="006370DE">
        <w:rPr>
          <w:lang w:val="en-US"/>
        </w:rPr>
        <w:t>Contrats +</w:t>
      </w:r>
      <w:commentRangeStart w:id="19"/>
      <w:r w:rsidRPr="006370DE">
        <w:rPr>
          <w:lang w:val="en-US"/>
        </w:rPr>
        <w:t>Interventions</w:t>
      </w:r>
      <w:commentRangeEnd w:id="19"/>
      <w:r w:rsidR="00943F85" w:rsidRPr="006370DE">
        <w:rPr>
          <w:rStyle w:val="Marquedecommentaire"/>
          <w:sz w:val="22"/>
          <w:szCs w:val="22"/>
        </w:rPr>
        <w:commentReference w:id="19"/>
      </w:r>
    </w:p>
    <w:p w14:paraId="20AF69B9" w14:textId="77777777" w:rsidR="001A31F4" w:rsidRDefault="001A31F4" w:rsidP="001D343D">
      <w:pPr>
        <w:pBdr>
          <w:top w:val="nil"/>
          <w:left w:val="nil"/>
          <w:bottom w:val="nil"/>
          <w:right w:val="nil"/>
          <w:between w:val="nil"/>
        </w:pBdr>
        <w:spacing w:line="275" w:lineRule="auto"/>
      </w:pPr>
    </w:p>
    <w:p w14:paraId="76E55178" w14:textId="77777777" w:rsidR="00E7086F" w:rsidRDefault="00E65937">
      <w:pPr>
        <w:pStyle w:val="Titre2"/>
        <w:spacing w:after="300"/>
      </w:pPr>
      <w:r>
        <w:t xml:space="preserve">7. </w:t>
      </w:r>
      <w:commentRangeStart w:id="20"/>
      <w:r>
        <w:t>User Stories &amp; Critères d'Acceptation</w:t>
      </w:r>
      <w:commentRangeEnd w:id="20"/>
      <w:r w:rsidR="00943F85">
        <w:rPr>
          <w:rStyle w:val="Marquedecommentaire"/>
          <w:sz w:val="36"/>
          <w:szCs w:val="36"/>
        </w:rPr>
        <w:commentReference w:id="20"/>
      </w:r>
    </w:p>
    <w:p w14:paraId="76E55179" w14:textId="77777777" w:rsidR="00E7086F" w:rsidRDefault="00E65937">
      <w:pPr>
        <w:pStyle w:val="Titre3"/>
        <w:spacing w:before="0"/>
      </w:pPr>
      <w:r>
        <w:t>Module : Time Tracking</w:t>
      </w:r>
    </w:p>
    <w:p w14:paraId="76E5517A" w14:textId="6DC9D24C" w:rsidR="00E7086F" w:rsidRDefault="00E65937" w:rsidP="00DE11FA">
      <w:pPr>
        <w:numPr>
          <w:ilvl w:val="0"/>
          <w:numId w:val="22"/>
        </w:numPr>
        <w:pBdr>
          <w:top w:val="nil"/>
          <w:left w:val="nil"/>
          <w:bottom w:val="nil"/>
          <w:right w:val="nil"/>
          <w:between w:val="nil"/>
        </w:pBdr>
        <w:spacing w:line="275" w:lineRule="auto"/>
      </w:pPr>
      <w:r>
        <w:rPr>
          <w:b/>
          <w:bCs/>
          <w:color w:val="000000"/>
        </w:rPr>
        <w:t>En tant que</w:t>
      </w:r>
      <w:r>
        <w:rPr>
          <w:color w:val="000000"/>
        </w:rPr>
        <w:t xml:space="preserve"> Manager, </w:t>
      </w:r>
      <w:r>
        <w:rPr>
          <w:b/>
          <w:bCs/>
          <w:color w:val="000000"/>
        </w:rPr>
        <w:t>je souhaite</w:t>
      </w:r>
      <w:r>
        <w:rPr>
          <w:color w:val="000000"/>
        </w:rPr>
        <w:t xml:space="preserve"> valider ou rejeter les feuilles de temps soumises par mon équipe </w:t>
      </w:r>
      <w:r>
        <w:rPr>
          <w:b/>
          <w:bCs/>
          <w:color w:val="000000"/>
        </w:rPr>
        <w:t>afin de</w:t>
      </w:r>
      <w:r>
        <w:rPr>
          <w:color w:val="000000"/>
        </w:rPr>
        <w:t xml:space="preserve"> garantir l'exactitude du reporting financier.</w:t>
      </w:r>
      <w:r>
        <w:rPr>
          <w:color w:val="000000"/>
        </w:rPr>
        <w:br/>
      </w:r>
      <w:r w:rsidRPr="00E6278E">
        <w:rPr>
          <w:b/>
          <w:bCs/>
          <w:i/>
          <w:iCs/>
          <w:color w:val="000000"/>
        </w:rPr>
        <w:t>Critères d'acceptation (BDD) :</w:t>
      </w:r>
      <w:r>
        <w:rPr>
          <w:color w:val="000000"/>
        </w:rPr>
        <w:br/>
      </w:r>
      <w:r w:rsidR="00DE11FA">
        <w:rPr>
          <w:b/>
          <w:bCs/>
          <w:color w:val="000000"/>
        </w:rPr>
        <w:t xml:space="preserve"> </w:t>
      </w:r>
      <w:r w:rsidR="00DE11FA">
        <w:rPr>
          <w:b/>
          <w:bCs/>
          <w:color w:val="000000"/>
        </w:rPr>
        <w:tab/>
        <w:t xml:space="preserve">- </w:t>
      </w:r>
      <w:r w:rsidRPr="00E6278E">
        <w:rPr>
          <w:b/>
          <w:bCs/>
          <w:color w:val="000000"/>
        </w:rPr>
        <w:t>Given</w:t>
      </w:r>
      <w:r>
        <w:rPr>
          <w:color w:val="000000"/>
        </w:rPr>
        <w:t xml:space="preserve"> une feuille de temps soumise par un collaborateur</w:t>
      </w:r>
      <w:r>
        <w:rPr>
          <w:color w:val="000000"/>
        </w:rPr>
        <w:br/>
      </w:r>
      <w:r w:rsidR="00DE11FA">
        <w:rPr>
          <w:b/>
          <w:bCs/>
          <w:color w:val="000000"/>
        </w:rPr>
        <w:t xml:space="preserve"> </w:t>
      </w:r>
      <w:r w:rsidR="00DE11FA">
        <w:rPr>
          <w:b/>
          <w:bCs/>
          <w:color w:val="000000"/>
        </w:rPr>
        <w:tab/>
        <w:t xml:space="preserve">- </w:t>
      </w:r>
      <w:r w:rsidRPr="00E6278E">
        <w:rPr>
          <w:b/>
          <w:bCs/>
          <w:color w:val="000000"/>
        </w:rPr>
        <w:t>When</w:t>
      </w:r>
      <w:r>
        <w:rPr>
          <w:color w:val="000000"/>
        </w:rPr>
        <w:t xml:space="preserve"> le manager clique sur "Approuver"</w:t>
      </w:r>
      <w:r>
        <w:rPr>
          <w:color w:val="000000"/>
        </w:rPr>
        <w:br/>
      </w:r>
      <w:r w:rsidR="00DE11FA">
        <w:rPr>
          <w:b/>
          <w:bCs/>
          <w:color w:val="000000"/>
        </w:rPr>
        <w:tab/>
        <w:t xml:space="preserve">- </w:t>
      </w:r>
      <w:r w:rsidRPr="00E6278E">
        <w:rPr>
          <w:b/>
          <w:bCs/>
          <w:color w:val="000000"/>
        </w:rPr>
        <w:t>Then</w:t>
      </w:r>
      <w:r>
        <w:rPr>
          <w:color w:val="000000"/>
        </w:rPr>
        <w:t xml:space="preserve"> le statut de la feuille devient "Approved" et la donnée est verrouillée pour le collaborateur.</w:t>
      </w:r>
    </w:p>
    <w:p w14:paraId="76E5517B" w14:textId="12FEACFD" w:rsidR="00E7086F" w:rsidRDefault="00E65937">
      <w:pPr>
        <w:numPr>
          <w:ilvl w:val="0"/>
          <w:numId w:val="15"/>
        </w:numPr>
        <w:pBdr>
          <w:top w:val="nil"/>
          <w:left w:val="nil"/>
          <w:bottom w:val="nil"/>
          <w:right w:val="nil"/>
          <w:between w:val="nil"/>
        </w:pBdr>
        <w:spacing w:line="275" w:lineRule="auto"/>
      </w:pPr>
      <w:r>
        <w:rPr>
          <w:b/>
          <w:bCs/>
          <w:color w:val="000000"/>
        </w:rPr>
        <w:t>En tant que</w:t>
      </w:r>
      <w:r>
        <w:rPr>
          <w:color w:val="000000"/>
        </w:rPr>
        <w:t xml:space="preserve"> </w:t>
      </w:r>
      <w:r w:rsidR="00E70EBA">
        <w:rPr>
          <w:color w:val="000000"/>
        </w:rPr>
        <w:t>Laborantin</w:t>
      </w:r>
      <w:r>
        <w:rPr>
          <w:color w:val="000000"/>
        </w:rPr>
        <w:t xml:space="preserve">, </w:t>
      </w:r>
      <w:r>
        <w:rPr>
          <w:b/>
          <w:bCs/>
          <w:color w:val="000000"/>
        </w:rPr>
        <w:t>je souhaite</w:t>
      </w:r>
      <w:r>
        <w:rPr>
          <w:color w:val="000000"/>
        </w:rPr>
        <w:t xml:space="preserve"> saisir mes heures quotidiennement sur les études assignées </w:t>
      </w:r>
      <w:r>
        <w:rPr>
          <w:b/>
          <w:bCs/>
          <w:color w:val="000000"/>
        </w:rPr>
        <w:t>afin de</w:t>
      </w:r>
      <w:r>
        <w:rPr>
          <w:color w:val="000000"/>
        </w:rPr>
        <w:t xml:space="preserve"> justifier la charge de travail.</w:t>
      </w:r>
    </w:p>
    <w:p w14:paraId="76E5517C" w14:textId="77777777" w:rsidR="00E7086F" w:rsidRDefault="00E65937">
      <w:pPr>
        <w:pStyle w:val="Titre3"/>
      </w:pPr>
      <w:r>
        <w:t>Module : Project Management</w:t>
      </w:r>
    </w:p>
    <w:p w14:paraId="76E5517D" w14:textId="1D16A543" w:rsidR="00E7086F" w:rsidRPr="00971F53" w:rsidRDefault="00E65937">
      <w:pPr>
        <w:numPr>
          <w:ilvl w:val="0"/>
          <w:numId w:val="16"/>
        </w:numPr>
        <w:pBdr>
          <w:top w:val="nil"/>
          <w:left w:val="nil"/>
          <w:bottom w:val="nil"/>
          <w:right w:val="nil"/>
          <w:between w:val="nil"/>
        </w:pBdr>
        <w:spacing w:line="275" w:lineRule="auto"/>
      </w:pPr>
      <w:r>
        <w:rPr>
          <w:b/>
          <w:bCs/>
          <w:color w:val="000000"/>
        </w:rPr>
        <w:t>En tant que</w:t>
      </w:r>
      <w:r>
        <w:rPr>
          <w:color w:val="000000"/>
        </w:rPr>
        <w:t xml:space="preserve"> Study Director (SD), </w:t>
      </w:r>
      <w:r>
        <w:rPr>
          <w:b/>
          <w:bCs/>
          <w:color w:val="000000"/>
        </w:rPr>
        <w:t>je souhaite</w:t>
      </w:r>
      <w:r>
        <w:rPr>
          <w:color w:val="000000"/>
        </w:rPr>
        <w:t xml:space="preserve"> modifier le statut d'un projet de "Hypothesis" à "</w:t>
      </w:r>
      <w:r w:rsidR="00BE1329">
        <w:rPr>
          <w:color w:val="000000"/>
        </w:rPr>
        <w:t>Quoted</w:t>
      </w:r>
      <w:r>
        <w:rPr>
          <w:color w:val="000000"/>
        </w:rPr>
        <w:t>"</w:t>
      </w:r>
      <w:r w:rsidR="002A5AC4">
        <w:rPr>
          <w:color w:val="000000"/>
        </w:rPr>
        <w:t xml:space="preserve"> et "Quoted" à "Signed"</w:t>
      </w:r>
      <w:r>
        <w:rPr>
          <w:color w:val="000000"/>
        </w:rPr>
        <w:t xml:space="preserve"> </w:t>
      </w:r>
      <w:r>
        <w:rPr>
          <w:b/>
          <w:bCs/>
          <w:color w:val="000000"/>
        </w:rPr>
        <w:t>afin de</w:t>
      </w:r>
      <w:r>
        <w:rPr>
          <w:color w:val="000000"/>
        </w:rPr>
        <w:t xml:space="preserve"> débloquer l'allocation des ressources.</w:t>
      </w:r>
      <w:r>
        <w:rPr>
          <w:color w:val="000000"/>
        </w:rPr>
        <w:br/>
      </w:r>
      <w:r>
        <w:rPr>
          <w:i/>
          <w:iCs/>
          <w:color w:val="000000"/>
        </w:rPr>
        <w:t>Critères d'acceptation (BDD) :</w:t>
      </w:r>
      <w:r>
        <w:rPr>
          <w:color w:val="000000"/>
        </w:rPr>
        <w:br/>
      </w:r>
      <w:r w:rsidRPr="0096534D">
        <w:rPr>
          <w:b/>
          <w:bCs/>
          <w:i/>
          <w:iCs/>
          <w:color w:val="000000"/>
        </w:rPr>
        <w:t>Given</w:t>
      </w:r>
      <w:r>
        <w:rPr>
          <w:color w:val="000000"/>
        </w:rPr>
        <w:t xml:space="preserve"> un projet en statut "Hypothesis"</w:t>
      </w:r>
      <w:r>
        <w:rPr>
          <w:color w:val="000000"/>
        </w:rPr>
        <w:br/>
      </w:r>
      <w:r w:rsidRPr="0096534D">
        <w:rPr>
          <w:b/>
          <w:bCs/>
          <w:i/>
          <w:iCs/>
          <w:color w:val="000000"/>
        </w:rPr>
        <w:t>When</w:t>
      </w:r>
      <w:r>
        <w:rPr>
          <w:color w:val="000000"/>
        </w:rPr>
        <w:t xml:space="preserve"> les critères budgétaires sont validés et que le SD approuve</w:t>
      </w:r>
      <w:r>
        <w:rPr>
          <w:color w:val="000000"/>
        </w:rPr>
        <w:br/>
      </w:r>
      <w:r w:rsidRPr="0096534D">
        <w:rPr>
          <w:b/>
          <w:bCs/>
          <w:i/>
          <w:iCs/>
          <w:color w:val="000000"/>
        </w:rPr>
        <w:t xml:space="preserve">Then </w:t>
      </w:r>
      <w:r>
        <w:rPr>
          <w:color w:val="000000"/>
        </w:rPr>
        <w:t>le statut devient "</w:t>
      </w:r>
      <w:r w:rsidR="00342185">
        <w:rPr>
          <w:color w:val="000000"/>
        </w:rPr>
        <w:t>Quoted</w:t>
      </w:r>
      <w:r w:rsidR="000F31DD">
        <w:rPr>
          <w:color w:val="000000"/>
        </w:rPr>
        <w:t xml:space="preserve"> / Signed</w:t>
      </w:r>
      <w:r>
        <w:rPr>
          <w:color w:val="000000"/>
        </w:rPr>
        <w:t>" et l'historique trace ce changement.</w:t>
      </w:r>
    </w:p>
    <w:p w14:paraId="212965AF" w14:textId="77777777" w:rsidR="00971F53" w:rsidRDefault="00971F53" w:rsidP="00971F53"/>
    <w:p w14:paraId="1B7D6AF5" w14:textId="77777777" w:rsidR="00474DA0" w:rsidRDefault="00474DA0" w:rsidP="00971F53"/>
    <w:p w14:paraId="1529F51E" w14:textId="77777777" w:rsidR="00474DA0" w:rsidRDefault="00474DA0" w:rsidP="00971F53"/>
    <w:p w14:paraId="60707D5B" w14:textId="77777777" w:rsidR="00474DA0" w:rsidRDefault="00474DA0" w:rsidP="00971F53"/>
    <w:p w14:paraId="6CA5D9A2" w14:textId="77777777" w:rsidR="00474DA0" w:rsidRDefault="00474DA0" w:rsidP="00971F53"/>
    <w:p w14:paraId="26175C44" w14:textId="77777777" w:rsidR="00474DA0" w:rsidRDefault="00474DA0" w:rsidP="00971F53"/>
    <w:p w14:paraId="276AF940" w14:textId="77777777" w:rsidR="00474DA0" w:rsidRDefault="00474DA0" w:rsidP="00971F53"/>
    <w:p w14:paraId="77ED1343" w14:textId="77777777" w:rsidR="00474DA0" w:rsidRDefault="00474DA0" w:rsidP="00971F53"/>
    <w:p w14:paraId="435FDFCD" w14:textId="77777777" w:rsidR="00474DA0" w:rsidRPr="00971F53" w:rsidRDefault="00474DA0" w:rsidP="00971F53"/>
    <w:p w14:paraId="76E5517E" w14:textId="6E681CE3" w:rsidR="00E7086F" w:rsidRPr="00ED2AE2" w:rsidRDefault="00E65937">
      <w:pPr>
        <w:pStyle w:val="Titre2"/>
        <w:spacing w:after="300"/>
        <w:rPr>
          <w:lang w:val="en-US"/>
        </w:rPr>
      </w:pPr>
      <w:r w:rsidRPr="00ED2AE2">
        <w:rPr>
          <w:lang w:val="en-US"/>
        </w:rPr>
        <w:lastRenderedPageBreak/>
        <w:t xml:space="preserve">8. Workflows Métier </w:t>
      </w:r>
    </w:p>
    <w:p w14:paraId="76E5517F" w14:textId="77777777" w:rsidR="00E7086F" w:rsidRPr="00ED2AE2" w:rsidRDefault="00E65937">
      <w:pPr>
        <w:pStyle w:val="Titre3"/>
        <w:spacing w:before="0"/>
        <w:rPr>
          <w:lang w:val="en-US"/>
        </w:rPr>
      </w:pPr>
      <w:r w:rsidRPr="00ED2AE2">
        <w:rPr>
          <w:lang w:val="en-US"/>
        </w:rPr>
        <w:t>8.1 Workflow de validation des temps (Time Tracking)</w:t>
      </w:r>
    </w:p>
    <w:p w14:paraId="7874DEDE" w14:textId="1DB745CA" w:rsidR="00971F53" w:rsidRDefault="0096534D" w:rsidP="0096534D">
      <w:r>
        <w:rPr>
          <w:noProof/>
        </w:rPr>
        <w:drawing>
          <wp:inline distT="0" distB="0" distL="0" distR="0" wp14:anchorId="25699BA3" wp14:editId="3CFE7330">
            <wp:extent cx="5486400" cy="768350"/>
            <wp:effectExtent l="19050" t="0" r="38100" b="0"/>
            <wp:docPr id="417140559"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CE15FB8" w14:textId="055B63A3" w:rsidR="00A85F58" w:rsidRPr="00A85F58" w:rsidRDefault="00A85F58" w:rsidP="00A85F58">
      <w:pPr>
        <w:rPr>
          <w:i/>
          <w:iCs/>
        </w:rPr>
      </w:pPr>
      <w:r w:rsidRPr="00A85F58">
        <w:rPr>
          <w:i/>
          <w:iCs/>
        </w:rPr>
        <w:t>Note : Une feuille de temps rejetée retourne à son auteur avec commentaire obligatoire du valideur.</w:t>
      </w:r>
    </w:p>
    <w:p w14:paraId="7EB859E9" w14:textId="77777777" w:rsidR="00A85F58" w:rsidRDefault="00A85F58" w:rsidP="0096534D"/>
    <w:p w14:paraId="581E0F1C" w14:textId="77777777" w:rsidR="00971F53" w:rsidRDefault="00971F53" w:rsidP="00971F53">
      <w:pPr>
        <w:jc w:val="center"/>
      </w:pPr>
    </w:p>
    <w:p w14:paraId="76E55181" w14:textId="25072101" w:rsidR="00E7086F" w:rsidRDefault="00E65937">
      <w:pPr>
        <w:pStyle w:val="Titre3"/>
        <w:spacing w:before="0"/>
      </w:pPr>
      <w:r>
        <w:t>8.2 Workflow du Cycle de Vie Projet</w:t>
      </w:r>
    </w:p>
    <w:p w14:paraId="0549B75C" w14:textId="6E1A048F" w:rsidR="00B80CC9" w:rsidRDefault="0096534D" w:rsidP="0096534D">
      <w:r>
        <w:rPr>
          <w:noProof/>
        </w:rPr>
        <w:drawing>
          <wp:inline distT="0" distB="0" distL="0" distR="0" wp14:anchorId="5C7B4B58" wp14:editId="1E86D347">
            <wp:extent cx="5486400" cy="1117600"/>
            <wp:effectExtent l="19050" t="0" r="38100" b="0"/>
            <wp:docPr id="1329280643"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0C7267C" w14:textId="77777777" w:rsidR="00B80CC9" w:rsidRPr="00B80CC9" w:rsidRDefault="00B80CC9" w:rsidP="00B80CC9"/>
    <w:p w14:paraId="76E55183" w14:textId="77777777" w:rsidR="00E7086F" w:rsidRDefault="00E65937">
      <w:pPr>
        <w:pStyle w:val="Titre2"/>
        <w:spacing w:before="0"/>
      </w:pPr>
      <w:r>
        <w:t>9. Catalogue des KPI (Indicateurs de Performance)</w:t>
      </w:r>
    </w:p>
    <w:tbl>
      <w:tblPr>
        <w:tblStyle w:val="TableauGrille5Fonc-Accentuation1"/>
        <w:tblW w:w="0" w:type="auto"/>
        <w:tblLook w:val="04A0" w:firstRow="1" w:lastRow="0" w:firstColumn="1" w:lastColumn="0" w:noHBand="0" w:noVBand="1"/>
      </w:tblPr>
      <w:tblGrid>
        <w:gridCol w:w="1727"/>
        <w:gridCol w:w="2081"/>
        <w:gridCol w:w="2952"/>
        <w:gridCol w:w="2590"/>
      </w:tblGrid>
      <w:tr w:rsidR="00ED5E44" w:rsidRPr="00ED5E44" w14:paraId="2209272D" w14:textId="77777777" w:rsidTr="0038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E14C4" w14:textId="77777777" w:rsidR="00ED5E44" w:rsidRPr="00ED5E44" w:rsidRDefault="00ED5E44" w:rsidP="00ED5E44">
            <w:pPr>
              <w:rPr>
                <w:lang w:val="en-US"/>
              </w:rPr>
            </w:pPr>
            <w:r w:rsidRPr="00ED5E44">
              <w:rPr>
                <w:lang w:val="en-US"/>
              </w:rPr>
              <w:t>Domaine</w:t>
            </w:r>
          </w:p>
        </w:tc>
        <w:tc>
          <w:tcPr>
            <w:tcW w:w="0" w:type="auto"/>
            <w:hideMark/>
          </w:tcPr>
          <w:p w14:paraId="7B5F8FB2" w14:textId="77777777" w:rsidR="00ED5E44" w:rsidRPr="00ED5E44" w:rsidRDefault="00ED5E44" w:rsidP="00ED5E44">
            <w:pPr>
              <w:cnfStyle w:val="100000000000" w:firstRow="1" w:lastRow="0" w:firstColumn="0" w:lastColumn="0" w:oddVBand="0" w:evenVBand="0" w:oddHBand="0" w:evenHBand="0" w:firstRowFirstColumn="0" w:firstRowLastColumn="0" w:lastRowFirstColumn="0" w:lastRowLastColumn="0"/>
              <w:rPr>
                <w:lang w:val="en-US"/>
              </w:rPr>
            </w:pPr>
            <w:r w:rsidRPr="00ED5E44">
              <w:rPr>
                <w:lang w:val="en-US"/>
              </w:rPr>
              <w:t>KPI</w:t>
            </w:r>
          </w:p>
        </w:tc>
        <w:tc>
          <w:tcPr>
            <w:tcW w:w="0" w:type="auto"/>
            <w:hideMark/>
          </w:tcPr>
          <w:p w14:paraId="1C18A078" w14:textId="77777777" w:rsidR="00ED5E44" w:rsidRPr="00ED5E44" w:rsidRDefault="00ED5E44" w:rsidP="00ED5E44">
            <w:pPr>
              <w:cnfStyle w:val="100000000000" w:firstRow="1" w:lastRow="0" w:firstColumn="0" w:lastColumn="0" w:oddVBand="0" w:evenVBand="0" w:oddHBand="0" w:evenHBand="0" w:firstRowFirstColumn="0" w:firstRowLastColumn="0" w:lastRowFirstColumn="0" w:lastRowLastColumn="0"/>
              <w:rPr>
                <w:lang w:val="en-US"/>
              </w:rPr>
            </w:pPr>
            <w:r w:rsidRPr="00ED5E44">
              <w:rPr>
                <w:lang w:val="en-US"/>
              </w:rPr>
              <w:t>Formule de calcul</w:t>
            </w:r>
          </w:p>
        </w:tc>
        <w:tc>
          <w:tcPr>
            <w:tcW w:w="0" w:type="auto"/>
            <w:hideMark/>
          </w:tcPr>
          <w:p w14:paraId="77D0D85C" w14:textId="77777777" w:rsidR="00ED5E44" w:rsidRPr="00ED5E44" w:rsidRDefault="00ED5E44" w:rsidP="00ED5E44">
            <w:pPr>
              <w:cnfStyle w:val="100000000000" w:firstRow="1" w:lastRow="0" w:firstColumn="0" w:lastColumn="0" w:oddVBand="0" w:evenVBand="0" w:oddHBand="0" w:evenHBand="0" w:firstRowFirstColumn="0" w:firstRowLastColumn="0" w:lastRowFirstColumn="0" w:lastRowLastColumn="0"/>
              <w:rPr>
                <w:lang w:val="en-US"/>
              </w:rPr>
            </w:pPr>
            <w:r w:rsidRPr="00ED5E44">
              <w:rPr>
                <w:lang w:val="en-US"/>
              </w:rPr>
              <w:t>Objectif d'analyse</w:t>
            </w:r>
          </w:p>
        </w:tc>
      </w:tr>
      <w:tr w:rsidR="00ED5E44" w:rsidRPr="00ED5E44" w14:paraId="1F2182C4"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0B699" w14:textId="77777777" w:rsidR="00ED5E44" w:rsidRPr="00ED5E44" w:rsidRDefault="00ED5E44" w:rsidP="00384CDA">
            <w:pPr>
              <w:jc w:val="both"/>
              <w:rPr>
                <w:lang w:val="en-US"/>
              </w:rPr>
            </w:pPr>
            <w:r w:rsidRPr="00ED5E44">
              <w:rPr>
                <w:lang w:val="en-US"/>
              </w:rPr>
              <w:t>Ressources</w:t>
            </w:r>
          </w:p>
        </w:tc>
        <w:tc>
          <w:tcPr>
            <w:tcW w:w="0" w:type="auto"/>
            <w:hideMark/>
          </w:tcPr>
          <w:p w14:paraId="6BD9EFD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Taux d'occupation</w:t>
            </w:r>
          </w:p>
        </w:tc>
        <w:tc>
          <w:tcPr>
            <w:tcW w:w="0" w:type="auto"/>
            <w:hideMark/>
          </w:tcPr>
          <w:p w14:paraId="22D2BFE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Temps imputé validé / Capacité disponible × 100</w:t>
            </w:r>
          </w:p>
        </w:tc>
        <w:tc>
          <w:tcPr>
            <w:tcW w:w="0" w:type="auto"/>
            <w:hideMark/>
          </w:tcPr>
          <w:p w14:paraId="0A19E98D"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Détecter surcharge ou sous-charge</w:t>
            </w:r>
          </w:p>
        </w:tc>
      </w:tr>
      <w:tr w:rsidR="00ED5E44" w:rsidRPr="00ED5E44" w14:paraId="27B8B367"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63A26A0D" w14:textId="77777777" w:rsidR="00ED5E44" w:rsidRPr="00ED5E44" w:rsidRDefault="00ED5E44" w:rsidP="00384CDA">
            <w:pPr>
              <w:jc w:val="both"/>
              <w:rPr>
                <w:lang w:val="en-US"/>
              </w:rPr>
            </w:pPr>
            <w:r w:rsidRPr="00ED5E44">
              <w:rPr>
                <w:lang w:val="en-US"/>
              </w:rPr>
              <w:t>Ressources</w:t>
            </w:r>
          </w:p>
        </w:tc>
        <w:tc>
          <w:tcPr>
            <w:tcW w:w="0" w:type="auto"/>
            <w:hideMark/>
          </w:tcPr>
          <w:p w14:paraId="68CB4E2F"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Disponibilité résiduelle</w:t>
            </w:r>
          </w:p>
        </w:tc>
        <w:tc>
          <w:tcPr>
            <w:tcW w:w="0" w:type="auto"/>
            <w:hideMark/>
          </w:tcPr>
          <w:p w14:paraId="5A835CA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Capacité disponible − Charge affectée</w:t>
            </w:r>
          </w:p>
        </w:tc>
        <w:tc>
          <w:tcPr>
            <w:tcW w:w="0" w:type="auto"/>
            <w:hideMark/>
          </w:tcPr>
          <w:p w14:paraId="7C857A7B"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Identifier la capacité disponible</w:t>
            </w:r>
          </w:p>
        </w:tc>
      </w:tr>
      <w:tr w:rsidR="00ED5E44" w:rsidRPr="00ED5E44" w14:paraId="099DDB27"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72D7D" w14:textId="77777777" w:rsidR="00ED5E44" w:rsidRPr="00ED5E44" w:rsidRDefault="00ED5E44" w:rsidP="00384CDA">
            <w:pPr>
              <w:jc w:val="both"/>
              <w:rPr>
                <w:lang w:val="en-US"/>
              </w:rPr>
            </w:pPr>
            <w:r w:rsidRPr="00ED5E44">
              <w:rPr>
                <w:lang w:val="en-US"/>
              </w:rPr>
              <w:t>Ressources</w:t>
            </w:r>
          </w:p>
        </w:tc>
        <w:tc>
          <w:tcPr>
            <w:tcW w:w="0" w:type="auto"/>
            <w:hideMark/>
          </w:tcPr>
          <w:p w14:paraId="3B2901A8"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FTE consommé</w:t>
            </w:r>
          </w:p>
        </w:tc>
        <w:tc>
          <w:tcPr>
            <w:tcW w:w="0" w:type="auto"/>
            <w:hideMark/>
          </w:tcPr>
          <w:p w14:paraId="2F315D94"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MD consommés / MD théoriques FTE</w:t>
            </w:r>
          </w:p>
        </w:tc>
        <w:tc>
          <w:tcPr>
            <w:tcW w:w="0" w:type="auto"/>
            <w:hideMark/>
          </w:tcPr>
          <w:p w14:paraId="13DFBE8D"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Mesurer l'utilisation réelle des équipes</w:t>
            </w:r>
          </w:p>
        </w:tc>
      </w:tr>
      <w:tr w:rsidR="00ED5E44" w:rsidRPr="00ED5E44" w14:paraId="7C2A7228"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07ED15ED" w14:textId="77777777" w:rsidR="00ED5E44" w:rsidRPr="00ED5E44" w:rsidRDefault="00ED5E44" w:rsidP="00384CDA">
            <w:pPr>
              <w:jc w:val="both"/>
              <w:rPr>
                <w:lang w:val="en-US"/>
              </w:rPr>
            </w:pPr>
            <w:r w:rsidRPr="00ED5E44">
              <w:rPr>
                <w:lang w:val="en-US"/>
              </w:rPr>
              <w:t>Capacity Planning</w:t>
            </w:r>
          </w:p>
        </w:tc>
        <w:tc>
          <w:tcPr>
            <w:tcW w:w="0" w:type="auto"/>
            <w:hideMark/>
          </w:tcPr>
          <w:p w14:paraId="2D6EE5C3"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Taux de saturation futur</w:t>
            </w:r>
          </w:p>
        </w:tc>
        <w:tc>
          <w:tcPr>
            <w:tcW w:w="0" w:type="auto"/>
            <w:hideMark/>
          </w:tcPr>
          <w:p w14:paraId="12713A5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Charge future / Capacité future × 100</w:t>
            </w:r>
          </w:p>
        </w:tc>
        <w:tc>
          <w:tcPr>
            <w:tcW w:w="0" w:type="auto"/>
            <w:hideMark/>
          </w:tcPr>
          <w:p w14:paraId="1CD6EC0D"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Identifier les tensions futures</w:t>
            </w:r>
          </w:p>
        </w:tc>
      </w:tr>
      <w:tr w:rsidR="00ED5E44" w:rsidRPr="00ED5E44" w14:paraId="62C24D91"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A54A8" w14:textId="77777777" w:rsidR="00ED5E44" w:rsidRPr="00ED5E44" w:rsidRDefault="00ED5E44" w:rsidP="00384CDA">
            <w:pPr>
              <w:jc w:val="both"/>
              <w:rPr>
                <w:lang w:val="en-US"/>
              </w:rPr>
            </w:pPr>
            <w:r w:rsidRPr="00ED5E44">
              <w:rPr>
                <w:lang w:val="en-US"/>
              </w:rPr>
              <w:t>Capacity Planning</w:t>
            </w:r>
          </w:p>
        </w:tc>
        <w:tc>
          <w:tcPr>
            <w:tcW w:w="0" w:type="auto"/>
            <w:hideMark/>
          </w:tcPr>
          <w:p w14:paraId="213E68B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Capacity Gap</w:t>
            </w:r>
          </w:p>
        </w:tc>
        <w:tc>
          <w:tcPr>
            <w:tcW w:w="0" w:type="auto"/>
            <w:hideMark/>
          </w:tcPr>
          <w:p w14:paraId="724399A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Capacité future − Charge future</w:t>
            </w:r>
          </w:p>
        </w:tc>
        <w:tc>
          <w:tcPr>
            <w:tcW w:w="0" w:type="auto"/>
            <w:hideMark/>
          </w:tcPr>
          <w:p w14:paraId="266A9AD3"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Dimensionner les recrutements</w:t>
            </w:r>
          </w:p>
        </w:tc>
      </w:tr>
      <w:tr w:rsidR="00ED5E44" w:rsidRPr="00ED5E44" w14:paraId="470031C4"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5326A75D" w14:textId="77777777" w:rsidR="00ED5E44" w:rsidRPr="00ED5E44" w:rsidRDefault="00ED5E44" w:rsidP="00384CDA">
            <w:pPr>
              <w:jc w:val="both"/>
              <w:rPr>
                <w:lang w:val="en-US"/>
              </w:rPr>
            </w:pPr>
            <w:r w:rsidRPr="00ED5E44">
              <w:rPr>
                <w:lang w:val="en-US"/>
              </w:rPr>
              <w:t>Capacity Planning</w:t>
            </w:r>
          </w:p>
        </w:tc>
        <w:tc>
          <w:tcPr>
            <w:tcW w:w="0" w:type="auto"/>
            <w:hideMark/>
          </w:tcPr>
          <w:p w14:paraId="0CEF8603"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Utilisation prévisionnelle</w:t>
            </w:r>
          </w:p>
        </w:tc>
        <w:tc>
          <w:tcPr>
            <w:tcW w:w="0" w:type="auto"/>
            <w:hideMark/>
          </w:tcPr>
          <w:p w14:paraId="5BF4D1CB"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Charge projetée / Capacité projetée × 100</w:t>
            </w:r>
          </w:p>
        </w:tc>
        <w:tc>
          <w:tcPr>
            <w:tcW w:w="0" w:type="auto"/>
            <w:hideMark/>
          </w:tcPr>
          <w:p w14:paraId="5A213522"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Prévoir les besoins à 3/6/12/24 mois</w:t>
            </w:r>
          </w:p>
        </w:tc>
      </w:tr>
      <w:tr w:rsidR="00ED5E44" w:rsidRPr="00ED5E44" w14:paraId="776731EC"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212ED" w14:textId="77777777" w:rsidR="00ED5E44" w:rsidRPr="00ED5E44" w:rsidRDefault="00ED5E44" w:rsidP="00384CDA">
            <w:pPr>
              <w:jc w:val="both"/>
              <w:rPr>
                <w:lang w:val="en-US"/>
              </w:rPr>
            </w:pPr>
            <w:r w:rsidRPr="00ED5E44">
              <w:rPr>
                <w:lang w:val="en-US"/>
              </w:rPr>
              <w:t>Projet</w:t>
            </w:r>
          </w:p>
        </w:tc>
        <w:tc>
          <w:tcPr>
            <w:tcW w:w="0" w:type="auto"/>
            <w:hideMark/>
          </w:tcPr>
          <w:p w14:paraId="321D0F6D"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estimés</w:t>
            </w:r>
          </w:p>
        </w:tc>
        <w:tc>
          <w:tcPr>
            <w:tcW w:w="0" w:type="auto"/>
            <w:hideMark/>
          </w:tcPr>
          <w:p w14:paraId="1FE58FDB"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Somme des MD prévus</w:t>
            </w:r>
          </w:p>
        </w:tc>
        <w:tc>
          <w:tcPr>
            <w:tcW w:w="0" w:type="auto"/>
            <w:hideMark/>
          </w:tcPr>
          <w:p w14:paraId="44CC946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Référence budgétaire du projet</w:t>
            </w:r>
          </w:p>
        </w:tc>
      </w:tr>
      <w:tr w:rsidR="00ED5E44" w:rsidRPr="00ED5E44" w14:paraId="45B78BAA"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4CF33580" w14:textId="77777777" w:rsidR="00ED5E44" w:rsidRPr="00ED5E44" w:rsidRDefault="00ED5E44" w:rsidP="00384CDA">
            <w:pPr>
              <w:jc w:val="both"/>
              <w:rPr>
                <w:lang w:val="en-US"/>
              </w:rPr>
            </w:pPr>
            <w:r w:rsidRPr="00ED5E44">
              <w:rPr>
                <w:lang w:val="en-US"/>
              </w:rPr>
              <w:t>Projet</w:t>
            </w:r>
          </w:p>
        </w:tc>
        <w:tc>
          <w:tcPr>
            <w:tcW w:w="0" w:type="auto"/>
            <w:hideMark/>
          </w:tcPr>
          <w:p w14:paraId="295858A0"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MD réalisés</w:t>
            </w:r>
          </w:p>
        </w:tc>
        <w:tc>
          <w:tcPr>
            <w:tcW w:w="0" w:type="auto"/>
            <w:hideMark/>
          </w:tcPr>
          <w:p w14:paraId="3D4CC5E5"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Somme des MD validés</w:t>
            </w:r>
          </w:p>
        </w:tc>
        <w:tc>
          <w:tcPr>
            <w:tcW w:w="0" w:type="auto"/>
            <w:hideMark/>
          </w:tcPr>
          <w:p w14:paraId="4550BEE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Mesurer la consommation réelle</w:t>
            </w:r>
          </w:p>
        </w:tc>
      </w:tr>
      <w:tr w:rsidR="00ED5E44" w:rsidRPr="00ED5E44" w14:paraId="5EB86AE5"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CF00" w14:textId="77777777" w:rsidR="00ED5E44" w:rsidRPr="00ED5E44" w:rsidRDefault="00ED5E44" w:rsidP="00384CDA">
            <w:pPr>
              <w:jc w:val="both"/>
              <w:rPr>
                <w:lang w:val="en-US"/>
              </w:rPr>
            </w:pPr>
            <w:r w:rsidRPr="00ED5E44">
              <w:rPr>
                <w:lang w:val="en-US"/>
              </w:rPr>
              <w:t>Projet</w:t>
            </w:r>
          </w:p>
        </w:tc>
        <w:tc>
          <w:tcPr>
            <w:tcW w:w="0" w:type="auto"/>
            <w:hideMark/>
          </w:tcPr>
          <w:p w14:paraId="1B930F7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restants</w:t>
            </w:r>
          </w:p>
        </w:tc>
        <w:tc>
          <w:tcPr>
            <w:tcW w:w="0" w:type="auto"/>
            <w:hideMark/>
          </w:tcPr>
          <w:p w14:paraId="73C50140"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estimés − MD réalisés</w:t>
            </w:r>
          </w:p>
        </w:tc>
        <w:tc>
          <w:tcPr>
            <w:tcW w:w="0" w:type="auto"/>
            <w:hideMark/>
          </w:tcPr>
          <w:p w14:paraId="67CDD6DB"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l'effort restant</w:t>
            </w:r>
          </w:p>
        </w:tc>
      </w:tr>
      <w:tr w:rsidR="00ED5E44" w:rsidRPr="00ED5E44" w14:paraId="2CCDAA91"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63E9BD23" w14:textId="77777777" w:rsidR="00ED5E44" w:rsidRPr="00ED5E44" w:rsidRDefault="00ED5E44" w:rsidP="00384CDA">
            <w:pPr>
              <w:jc w:val="both"/>
              <w:rPr>
                <w:lang w:val="en-US"/>
              </w:rPr>
            </w:pPr>
            <w:r w:rsidRPr="00ED5E44">
              <w:rPr>
                <w:lang w:val="en-US"/>
              </w:rPr>
              <w:t>Projet</w:t>
            </w:r>
          </w:p>
        </w:tc>
        <w:tc>
          <w:tcPr>
            <w:tcW w:w="0" w:type="auto"/>
            <w:hideMark/>
          </w:tcPr>
          <w:p w14:paraId="1909E1C7"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Écart projet</w:t>
            </w:r>
          </w:p>
        </w:tc>
        <w:tc>
          <w:tcPr>
            <w:tcW w:w="0" w:type="auto"/>
            <w:hideMark/>
          </w:tcPr>
          <w:p w14:paraId="2B273EA6"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MD réalisés − MD estimés</w:t>
            </w:r>
          </w:p>
        </w:tc>
        <w:tc>
          <w:tcPr>
            <w:tcW w:w="0" w:type="auto"/>
            <w:hideMark/>
          </w:tcPr>
          <w:p w14:paraId="1B9B385B"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Identifier les dérives</w:t>
            </w:r>
          </w:p>
        </w:tc>
      </w:tr>
      <w:tr w:rsidR="00ED5E44" w:rsidRPr="00ED5E44" w14:paraId="50E82BBD"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5364B" w14:textId="77777777" w:rsidR="00ED5E44" w:rsidRPr="00ED5E44" w:rsidRDefault="00ED5E44" w:rsidP="00384CDA">
            <w:pPr>
              <w:jc w:val="both"/>
              <w:rPr>
                <w:lang w:val="en-US"/>
              </w:rPr>
            </w:pPr>
            <w:r w:rsidRPr="00ED5E44">
              <w:rPr>
                <w:lang w:val="en-US"/>
              </w:rPr>
              <w:t>Projet</w:t>
            </w:r>
          </w:p>
        </w:tc>
        <w:tc>
          <w:tcPr>
            <w:tcW w:w="0" w:type="auto"/>
            <w:hideMark/>
          </w:tcPr>
          <w:p w14:paraId="6DD0CF3C"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Taux d'avancement</w:t>
            </w:r>
          </w:p>
        </w:tc>
        <w:tc>
          <w:tcPr>
            <w:tcW w:w="0" w:type="auto"/>
            <w:hideMark/>
          </w:tcPr>
          <w:p w14:paraId="7EAB118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réalisés / MD estimés × 100</w:t>
            </w:r>
          </w:p>
        </w:tc>
        <w:tc>
          <w:tcPr>
            <w:tcW w:w="0" w:type="auto"/>
            <w:hideMark/>
          </w:tcPr>
          <w:p w14:paraId="03CC5511"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la progression réelle</w:t>
            </w:r>
          </w:p>
        </w:tc>
      </w:tr>
      <w:tr w:rsidR="00ED5E44" w:rsidRPr="00ED5E44" w14:paraId="1E23EBA8"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75E2E532" w14:textId="77777777" w:rsidR="00ED5E44" w:rsidRPr="00ED5E44" w:rsidRDefault="00ED5E44" w:rsidP="00384CDA">
            <w:pPr>
              <w:jc w:val="both"/>
              <w:rPr>
                <w:lang w:val="en-US"/>
              </w:rPr>
            </w:pPr>
            <w:r w:rsidRPr="00ED5E44">
              <w:rPr>
                <w:lang w:val="en-US"/>
              </w:rPr>
              <w:t>Projet</w:t>
            </w:r>
          </w:p>
        </w:tc>
        <w:tc>
          <w:tcPr>
            <w:tcW w:w="0" w:type="auto"/>
            <w:hideMark/>
          </w:tcPr>
          <w:p w14:paraId="1C7FB2D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EAC (Estimate At Completion)</w:t>
            </w:r>
          </w:p>
        </w:tc>
        <w:tc>
          <w:tcPr>
            <w:tcW w:w="0" w:type="auto"/>
            <w:hideMark/>
          </w:tcPr>
          <w:p w14:paraId="69FBB4F2"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MD réalisés + MD restants prévisionnels</w:t>
            </w:r>
          </w:p>
        </w:tc>
        <w:tc>
          <w:tcPr>
            <w:tcW w:w="0" w:type="auto"/>
            <w:hideMark/>
          </w:tcPr>
          <w:p w14:paraId="78598A84"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Estimer la charge finale</w:t>
            </w:r>
          </w:p>
        </w:tc>
      </w:tr>
      <w:tr w:rsidR="00ED5E44" w:rsidRPr="00ED5E44" w14:paraId="225F2D89"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44FB1" w14:textId="77777777" w:rsidR="00ED5E44" w:rsidRPr="00ED5E44" w:rsidRDefault="00ED5E44" w:rsidP="00384CDA">
            <w:pPr>
              <w:jc w:val="both"/>
              <w:rPr>
                <w:lang w:val="en-US"/>
              </w:rPr>
            </w:pPr>
            <w:r w:rsidRPr="00ED5E44">
              <w:rPr>
                <w:lang w:val="en-US"/>
              </w:rPr>
              <w:t>Études</w:t>
            </w:r>
          </w:p>
        </w:tc>
        <w:tc>
          <w:tcPr>
            <w:tcW w:w="0" w:type="auto"/>
            <w:hideMark/>
          </w:tcPr>
          <w:p w14:paraId="1D4213F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Charge étude</w:t>
            </w:r>
          </w:p>
        </w:tc>
        <w:tc>
          <w:tcPr>
            <w:tcW w:w="0" w:type="auto"/>
            <w:hideMark/>
          </w:tcPr>
          <w:p w14:paraId="0B04BC5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Somme des MD de l'étude</w:t>
            </w:r>
          </w:p>
        </w:tc>
        <w:tc>
          <w:tcPr>
            <w:tcW w:w="0" w:type="auto"/>
            <w:hideMark/>
          </w:tcPr>
          <w:p w14:paraId="4FB9B4F0"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Suivre l'effort par étude</w:t>
            </w:r>
          </w:p>
        </w:tc>
      </w:tr>
      <w:tr w:rsidR="00ED5E44" w:rsidRPr="00ED5E44" w14:paraId="24410DD8"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3862AC26" w14:textId="77777777" w:rsidR="00ED5E44" w:rsidRPr="00ED5E44" w:rsidRDefault="00ED5E44" w:rsidP="00384CDA">
            <w:pPr>
              <w:jc w:val="both"/>
              <w:rPr>
                <w:lang w:val="en-US"/>
              </w:rPr>
            </w:pPr>
            <w:r w:rsidRPr="00ED5E44">
              <w:rPr>
                <w:lang w:val="en-US"/>
              </w:rPr>
              <w:lastRenderedPageBreak/>
              <w:t>Études</w:t>
            </w:r>
          </w:p>
        </w:tc>
        <w:tc>
          <w:tcPr>
            <w:tcW w:w="0" w:type="auto"/>
            <w:hideMark/>
          </w:tcPr>
          <w:p w14:paraId="3C72FD4E"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Écart étude</w:t>
            </w:r>
          </w:p>
        </w:tc>
        <w:tc>
          <w:tcPr>
            <w:tcW w:w="0" w:type="auto"/>
            <w:hideMark/>
          </w:tcPr>
          <w:p w14:paraId="226C6876"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MD réalisés étude − MD estimés étude</w:t>
            </w:r>
          </w:p>
        </w:tc>
        <w:tc>
          <w:tcPr>
            <w:tcW w:w="0" w:type="auto"/>
            <w:hideMark/>
          </w:tcPr>
          <w:p w14:paraId="33F04984"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Détecter les dérives d'étude</w:t>
            </w:r>
          </w:p>
        </w:tc>
      </w:tr>
      <w:tr w:rsidR="00ED5E44" w:rsidRPr="00ED5E44" w14:paraId="021EEB19"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CD67B" w14:textId="77777777" w:rsidR="00ED5E44" w:rsidRPr="00ED5E44" w:rsidRDefault="00ED5E44" w:rsidP="00384CDA">
            <w:pPr>
              <w:jc w:val="both"/>
              <w:rPr>
                <w:lang w:val="en-US"/>
              </w:rPr>
            </w:pPr>
            <w:r w:rsidRPr="00ED5E44">
              <w:rPr>
                <w:lang w:val="en-US"/>
              </w:rPr>
              <w:t>Études</w:t>
            </w:r>
          </w:p>
        </w:tc>
        <w:tc>
          <w:tcPr>
            <w:tcW w:w="0" w:type="auto"/>
            <w:hideMark/>
          </w:tcPr>
          <w:p w14:paraId="5D7D23AB"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Retard étude</w:t>
            </w:r>
          </w:p>
        </w:tc>
        <w:tc>
          <w:tcPr>
            <w:tcW w:w="0" w:type="auto"/>
            <w:hideMark/>
          </w:tcPr>
          <w:p w14:paraId="24CE420C"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Date réelle − Date cible</w:t>
            </w:r>
          </w:p>
        </w:tc>
        <w:tc>
          <w:tcPr>
            <w:tcW w:w="0" w:type="auto"/>
            <w:hideMark/>
          </w:tcPr>
          <w:p w14:paraId="17C8818E"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les retards</w:t>
            </w:r>
          </w:p>
        </w:tc>
      </w:tr>
      <w:tr w:rsidR="00ED5E44" w:rsidRPr="00ED5E44" w14:paraId="795D1A7C"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772DCEA2" w14:textId="77777777" w:rsidR="00ED5E44" w:rsidRPr="00ED5E44" w:rsidRDefault="00ED5E44" w:rsidP="00384CDA">
            <w:pPr>
              <w:jc w:val="both"/>
              <w:rPr>
                <w:lang w:val="en-US"/>
              </w:rPr>
            </w:pPr>
            <w:r w:rsidRPr="00ED5E44">
              <w:rPr>
                <w:lang w:val="en-US"/>
              </w:rPr>
              <w:t>Portfolio</w:t>
            </w:r>
          </w:p>
        </w:tc>
        <w:tc>
          <w:tcPr>
            <w:tcW w:w="0" w:type="auto"/>
            <w:hideMark/>
          </w:tcPr>
          <w:p w14:paraId="335D11AB"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Charge pondérée</w:t>
            </w:r>
          </w:p>
        </w:tc>
        <w:tc>
          <w:tcPr>
            <w:tcW w:w="0" w:type="auto"/>
            <w:hideMark/>
          </w:tcPr>
          <w:p w14:paraId="147B9E6C"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Charge estimée × Probabilité</w:t>
            </w:r>
          </w:p>
        </w:tc>
        <w:tc>
          <w:tcPr>
            <w:tcW w:w="0" w:type="auto"/>
            <w:hideMark/>
          </w:tcPr>
          <w:p w14:paraId="65794BC8"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Intégrer les opportunités dans la prévision</w:t>
            </w:r>
          </w:p>
        </w:tc>
      </w:tr>
      <w:tr w:rsidR="00ED5E44" w:rsidRPr="00ED5E44" w14:paraId="2B3868C2"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DF74B" w14:textId="77777777" w:rsidR="00ED5E44" w:rsidRPr="00ED5E44" w:rsidRDefault="00ED5E44" w:rsidP="00384CDA">
            <w:pPr>
              <w:jc w:val="both"/>
              <w:rPr>
                <w:lang w:val="en-US"/>
              </w:rPr>
            </w:pPr>
            <w:r w:rsidRPr="00ED5E44">
              <w:rPr>
                <w:lang w:val="en-US"/>
              </w:rPr>
              <w:t>Portfolio</w:t>
            </w:r>
          </w:p>
        </w:tc>
        <w:tc>
          <w:tcPr>
            <w:tcW w:w="0" w:type="auto"/>
            <w:hideMark/>
          </w:tcPr>
          <w:p w14:paraId="0F94AF9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Valeur pipeline</w:t>
            </w:r>
          </w:p>
        </w:tc>
        <w:tc>
          <w:tcPr>
            <w:tcW w:w="0" w:type="auto"/>
            <w:hideMark/>
          </w:tcPr>
          <w:p w14:paraId="5622232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Σ(Charge × Probabilité)</w:t>
            </w:r>
          </w:p>
        </w:tc>
        <w:tc>
          <w:tcPr>
            <w:tcW w:w="0" w:type="auto"/>
            <w:hideMark/>
          </w:tcPr>
          <w:p w14:paraId="76AB7870"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Mesurer l'impact futur du portefeuille</w:t>
            </w:r>
          </w:p>
        </w:tc>
      </w:tr>
      <w:tr w:rsidR="00ED5E44" w:rsidRPr="00ED5E44" w14:paraId="389E8943"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2E17AEEC" w14:textId="77777777" w:rsidR="00ED5E44" w:rsidRPr="00ED5E44" w:rsidRDefault="00ED5E44" w:rsidP="00384CDA">
            <w:pPr>
              <w:jc w:val="both"/>
              <w:rPr>
                <w:lang w:val="en-US"/>
              </w:rPr>
            </w:pPr>
            <w:r w:rsidRPr="00ED5E44">
              <w:rPr>
                <w:lang w:val="en-US"/>
              </w:rPr>
              <w:t>Portfolio</w:t>
            </w:r>
          </w:p>
        </w:tc>
        <w:tc>
          <w:tcPr>
            <w:tcW w:w="0" w:type="auto"/>
            <w:hideMark/>
          </w:tcPr>
          <w:p w14:paraId="5D9E6268"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Risque capacitaire</w:t>
            </w:r>
          </w:p>
        </w:tc>
        <w:tc>
          <w:tcPr>
            <w:tcW w:w="0" w:type="auto"/>
            <w:hideMark/>
          </w:tcPr>
          <w:p w14:paraId="20322559"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Charge pondérée / Capacité future</w:t>
            </w:r>
          </w:p>
        </w:tc>
        <w:tc>
          <w:tcPr>
            <w:tcW w:w="0" w:type="auto"/>
            <w:hideMark/>
          </w:tcPr>
          <w:p w14:paraId="3ECF7A95"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Identifier les risques de surcharge</w:t>
            </w:r>
          </w:p>
        </w:tc>
      </w:tr>
      <w:tr w:rsidR="00ED5E44" w:rsidRPr="00ED5E44" w14:paraId="322AF613"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48EBB" w14:textId="77777777" w:rsidR="00ED5E44" w:rsidRPr="00ED5E44" w:rsidRDefault="00ED5E44" w:rsidP="00384CDA">
            <w:pPr>
              <w:jc w:val="both"/>
              <w:rPr>
                <w:lang w:val="en-US"/>
              </w:rPr>
            </w:pPr>
            <w:r w:rsidRPr="00ED5E44">
              <w:rPr>
                <w:lang w:val="en-US"/>
              </w:rPr>
              <w:t>Timesheet</w:t>
            </w:r>
          </w:p>
        </w:tc>
        <w:tc>
          <w:tcPr>
            <w:tcW w:w="0" w:type="auto"/>
            <w:hideMark/>
          </w:tcPr>
          <w:p w14:paraId="0AE4690A"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Taux de saisie</w:t>
            </w:r>
          </w:p>
        </w:tc>
        <w:tc>
          <w:tcPr>
            <w:tcW w:w="0" w:type="auto"/>
            <w:hideMark/>
          </w:tcPr>
          <w:p w14:paraId="779E549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Temps déclaré / Temps attendu × 100</w:t>
            </w:r>
          </w:p>
        </w:tc>
        <w:tc>
          <w:tcPr>
            <w:tcW w:w="0" w:type="auto"/>
            <w:hideMark/>
          </w:tcPr>
          <w:p w14:paraId="101FE1ED"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Contrôler la complétude des feuilles</w:t>
            </w:r>
          </w:p>
        </w:tc>
      </w:tr>
      <w:tr w:rsidR="00ED5E44" w:rsidRPr="00ED5E44" w14:paraId="11A38F3A"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352EFA7D" w14:textId="77777777" w:rsidR="00ED5E44" w:rsidRPr="00ED5E44" w:rsidRDefault="00ED5E44" w:rsidP="00384CDA">
            <w:pPr>
              <w:jc w:val="both"/>
              <w:rPr>
                <w:lang w:val="en-US"/>
              </w:rPr>
            </w:pPr>
            <w:r w:rsidRPr="00ED5E44">
              <w:rPr>
                <w:lang w:val="en-US"/>
              </w:rPr>
              <w:t>Timesheet</w:t>
            </w:r>
          </w:p>
        </w:tc>
        <w:tc>
          <w:tcPr>
            <w:tcW w:w="0" w:type="auto"/>
            <w:hideMark/>
          </w:tcPr>
          <w:p w14:paraId="664C611A"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Taux de validation</w:t>
            </w:r>
          </w:p>
        </w:tc>
        <w:tc>
          <w:tcPr>
            <w:tcW w:w="0" w:type="auto"/>
            <w:hideMark/>
          </w:tcPr>
          <w:p w14:paraId="1B361E87"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Temps approuvé / Temps déclaré × 100</w:t>
            </w:r>
          </w:p>
        </w:tc>
        <w:tc>
          <w:tcPr>
            <w:tcW w:w="0" w:type="auto"/>
            <w:hideMark/>
          </w:tcPr>
          <w:p w14:paraId="063DF318"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Contrôler la qualité des imputations</w:t>
            </w:r>
          </w:p>
        </w:tc>
      </w:tr>
      <w:tr w:rsidR="00ED5E44" w:rsidRPr="00ED5E44" w14:paraId="12B41868"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5DB1" w14:textId="77777777" w:rsidR="00ED5E44" w:rsidRPr="00ED5E44" w:rsidRDefault="00ED5E44" w:rsidP="00384CDA">
            <w:pPr>
              <w:jc w:val="both"/>
              <w:rPr>
                <w:lang w:val="en-US"/>
              </w:rPr>
            </w:pPr>
            <w:r w:rsidRPr="00ED5E44">
              <w:rPr>
                <w:lang w:val="en-US"/>
              </w:rPr>
              <w:t>Timesheet</w:t>
            </w:r>
          </w:p>
        </w:tc>
        <w:tc>
          <w:tcPr>
            <w:tcW w:w="0" w:type="auto"/>
            <w:hideMark/>
          </w:tcPr>
          <w:p w14:paraId="6AA91CED"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Temps non projet</w:t>
            </w:r>
          </w:p>
        </w:tc>
        <w:tc>
          <w:tcPr>
            <w:tcW w:w="0" w:type="auto"/>
            <w:hideMark/>
          </w:tcPr>
          <w:p w14:paraId="74C790D4"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Temps hors projet / Temps total × 100</w:t>
            </w:r>
          </w:p>
        </w:tc>
        <w:tc>
          <w:tcPr>
            <w:tcW w:w="0" w:type="auto"/>
            <w:hideMark/>
          </w:tcPr>
          <w:p w14:paraId="270C01F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les activités indirectes</w:t>
            </w:r>
          </w:p>
        </w:tc>
      </w:tr>
      <w:tr w:rsidR="00ED5E44" w:rsidRPr="00ED5E44" w14:paraId="744E38D4"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2218FFB0" w14:textId="77777777" w:rsidR="00ED5E44" w:rsidRPr="00ED5E44" w:rsidRDefault="00ED5E44" w:rsidP="00384CDA">
            <w:pPr>
              <w:jc w:val="both"/>
              <w:rPr>
                <w:lang w:val="en-US"/>
              </w:rPr>
            </w:pPr>
            <w:r w:rsidRPr="00ED5E44">
              <w:rPr>
                <w:lang w:val="en-US"/>
              </w:rPr>
              <w:t>Équipement</w:t>
            </w:r>
          </w:p>
        </w:tc>
        <w:tc>
          <w:tcPr>
            <w:tcW w:w="0" w:type="auto"/>
            <w:hideMark/>
          </w:tcPr>
          <w:p w14:paraId="3415B55E"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Taux d'utilisation</w:t>
            </w:r>
          </w:p>
        </w:tc>
        <w:tc>
          <w:tcPr>
            <w:tcW w:w="0" w:type="auto"/>
            <w:hideMark/>
          </w:tcPr>
          <w:p w14:paraId="3FDB93FE"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Temps réservé / Temps disponible × 100</w:t>
            </w:r>
          </w:p>
        </w:tc>
        <w:tc>
          <w:tcPr>
            <w:tcW w:w="0" w:type="auto"/>
            <w:hideMark/>
          </w:tcPr>
          <w:p w14:paraId="65C93DA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Suivre l'occupation des équipements</w:t>
            </w:r>
          </w:p>
        </w:tc>
      </w:tr>
      <w:tr w:rsidR="00ED5E44" w:rsidRPr="00ED5E44" w14:paraId="5EF6F5E2"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71A11" w14:textId="77777777" w:rsidR="00ED5E44" w:rsidRPr="00ED5E44" w:rsidRDefault="00ED5E44" w:rsidP="00384CDA">
            <w:pPr>
              <w:jc w:val="both"/>
              <w:rPr>
                <w:lang w:val="en-US"/>
              </w:rPr>
            </w:pPr>
            <w:r w:rsidRPr="00ED5E44">
              <w:rPr>
                <w:lang w:val="en-US"/>
              </w:rPr>
              <w:t>Équipement</w:t>
            </w:r>
          </w:p>
        </w:tc>
        <w:tc>
          <w:tcPr>
            <w:tcW w:w="0" w:type="auto"/>
            <w:hideMark/>
          </w:tcPr>
          <w:p w14:paraId="77E0048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Disponibilité</w:t>
            </w:r>
          </w:p>
        </w:tc>
        <w:tc>
          <w:tcPr>
            <w:tcW w:w="0" w:type="auto"/>
            <w:hideMark/>
          </w:tcPr>
          <w:p w14:paraId="681A5661"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Temps disponible / Temps total × 100</w:t>
            </w:r>
          </w:p>
        </w:tc>
        <w:tc>
          <w:tcPr>
            <w:tcW w:w="0" w:type="auto"/>
            <w:hideMark/>
          </w:tcPr>
          <w:p w14:paraId="5570AF03"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la disponibilité opérationnelle</w:t>
            </w:r>
          </w:p>
        </w:tc>
      </w:tr>
      <w:tr w:rsidR="00ED5E44" w:rsidRPr="00ED5E44" w14:paraId="132A9FEE"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4343B93E" w14:textId="77777777" w:rsidR="00ED5E44" w:rsidRPr="00ED5E44" w:rsidRDefault="00ED5E44" w:rsidP="00384CDA">
            <w:pPr>
              <w:jc w:val="both"/>
              <w:rPr>
                <w:lang w:val="en-US"/>
              </w:rPr>
            </w:pPr>
            <w:r w:rsidRPr="00ED5E44">
              <w:rPr>
                <w:lang w:val="en-US"/>
              </w:rPr>
              <w:t>Équipement</w:t>
            </w:r>
          </w:p>
        </w:tc>
        <w:tc>
          <w:tcPr>
            <w:tcW w:w="0" w:type="auto"/>
            <w:hideMark/>
          </w:tcPr>
          <w:p w14:paraId="182646B5"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Saturation</w:t>
            </w:r>
          </w:p>
        </w:tc>
        <w:tc>
          <w:tcPr>
            <w:tcW w:w="0" w:type="auto"/>
            <w:hideMark/>
          </w:tcPr>
          <w:p w14:paraId="0F7356AA"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Temps réservé / Capacité maximale × 100</w:t>
            </w:r>
          </w:p>
        </w:tc>
        <w:tc>
          <w:tcPr>
            <w:tcW w:w="0" w:type="auto"/>
            <w:hideMark/>
          </w:tcPr>
          <w:p w14:paraId="56D0611E"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Détecter les goulots d'étranglement</w:t>
            </w:r>
          </w:p>
        </w:tc>
      </w:tr>
      <w:tr w:rsidR="00ED5E44" w:rsidRPr="00ED5E44" w14:paraId="1B88EC42"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633BE" w14:textId="77777777" w:rsidR="00ED5E44" w:rsidRPr="00ED5E44" w:rsidRDefault="00ED5E44" w:rsidP="00384CDA">
            <w:pPr>
              <w:jc w:val="both"/>
              <w:rPr>
                <w:lang w:val="en-US"/>
              </w:rPr>
            </w:pPr>
            <w:r w:rsidRPr="00ED5E44">
              <w:rPr>
                <w:lang w:val="en-US"/>
              </w:rPr>
              <w:t>Équipement</w:t>
            </w:r>
          </w:p>
        </w:tc>
        <w:tc>
          <w:tcPr>
            <w:tcW w:w="0" w:type="auto"/>
            <w:hideMark/>
          </w:tcPr>
          <w:p w14:paraId="513BE866"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Temps d'arrêt</w:t>
            </w:r>
          </w:p>
        </w:tc>
        <w:tc>
          <w:tcPr>
            <w:tcW w:w="0" w:type="auto"/>
            <w:hideMark/>
          </w:tcPr>
          <w:p w14:paraId="024F6BD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Temps maintenance + Temps panne</w:t>
            </w:r>
          </w:p>
        </w:tc>
        <w:tc>
          <w:tcPr>
            <w:tcW w:w="0" w:type="auto"/>
            <w:hideMark/>
          </w:tcPr>
          <w:p w14:paraId="3BEA032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l'impact des indisponibilités</w:t>
            </w:r>
          </w:p>
        </w:tc>
      </w:tr>
      <w:tr w:rsidR="00ED5E44" w:rsidRPr="00ED5E44" w14:paraId="5CE5155D"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6EDC63B6" w14:textId="77777777" w:rsidR="00ED5E44" w:rsidRPr="00ED5E44" w:rsidRDefault="00ED5E44" w:rsidP="00ED5E44">
            <w:pPr>
              <w:rPr>
                <w:lang w:val="en-US"/>
              </w:rPr>
            </w:pPr>
            <w:r w:rsidRPr="00ED5E44">
              <w:rPr>
                <w:lang w:val="en-US"/>
              </w:rPr>
              <w:t>Équipement</w:t>
            </w:r>
          </w:p>
        </w:tc>
        <w:tc>
          <w:tcPr>
            <w:tcW w:w="0" w:type="auto"/>
            <w:hideMark/>
          </w:tcPr>
          <w:p w14:paraId="17EA1EC0"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MTBF</w:t>
            </w:r>
          </w:p>
        </w:tc>
        <w:tc>
          <w:tcPr>
            <w:tcW w:w="0" w:type="auto"/>
            <w:hideMark/>
          </w:tcPr>
          <w:p w14:paraId="0BAA794E"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Temps de fonctionnement / Nombre de pannes</w:t>
            </w:r>
          </w:p>
        </w:tc>
        <w:tc>
          <w:tcPr>
            <w:tcW w:w="0" w:type="auto"/>
            <w:hideMark/>
          </w:tcPr>
          <w:p w14:paraId="25FC58BD"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Mesurer la fiabilité</w:t>
            </w:r>
          </w:p>
        </w:tc>
      </w:tr>
      <w:tr w:rsidR="00ED5E44" w:rsidRPr="00ED5E44" w14:paraId="529BF467"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16E4B" w14:textId="77777777" w:rsidR="00ED5E44" w:rsidRPr="00ED5E44" w:rsidRDefault="00ED5E44" w:rsidP="00ED5E44">
            <w:pPr>
              <w:rPr>
                <w:lang w:val="en-US"/>
              </w:rPr>
            </w:pPr>
            <w:r w:rsidRPr="00ED5E44">
              <w:rPr>
                <w:lang w:val="en-US"/>
              </w:rPr>
              <w:t>Équipement</w:t>
            </w:r>
          </w:p>
        </w:tc>
        <w:tc>
          <w:tcPr>
            <w:tcW w:w="0" w:type="auto"/>
            <w:hideMark/>
          </w:tcPr>
          <w:p w14:paraId="29A12776"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MTTR</w:t>
            </w:r>
          </w:p>
        </w:tc>
        <w:tc>
          <w:tcPr>
            <w:tcW w:w="0" w:type="auto"/>
            <w:hideMark/>
          </w:tcPr>
          <w:p w14:paraId="2673A92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Temps total réparation / Nombre d'interventions</w:t>
            </w:r>
          </w:p>
        </w:tc>
        <w:tc>
          <w:tcPr>
            <w:tcW w:w="0" w:type="auto"/>
            <w:hideMark/>
          </w:tcPr>
          <w:p w14:paraId="3E2CAAA9"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Mesurer l'efficacité des réparations</w:t>
            </w:r>
          </w:p>
        </w:tc>
      </w:tr>
      <w:tr w:rsidR="00ED5E44" w:rsidRPr="00ED5E44" w14:paraId="35C08819"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43FBF98C" w14:textId="77777777" w:rsidR="00ED5E44" w:rsidRPr="00ED5E44" w:rsidRDefault="00ED5E44" w:rsidP="00ED5E44">
            <w:pPr>
              <w:rPr>
                <w:lang w:val="en-US"/>
              </w:rPr>
            </w:pPr>
            <w:r w:rsidRPr="00ED5E44">
              <w:rPr>
                <w:lang w:val="en-US"/>
              </w:rPr>
              <w:t>Maintenance</w:t>
            </w:r>
          </w:p>
        </w:tc>
        <w:tc>
          <w:tcPr>
            <w:tcW w:w="0" w:type="auto"/>
            <w:hideMark/>
          </w:tcPr>
          <w:p w14:paraId="34A1397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Couverture contrats</w:t>
            </w:r>
          </w:p>
        </w:tc>
        <w:tc>
          <w:tcPr>
            <w:tcW w:w="0" w:type="auto"/>
            <w:hideMark/>
          </w:tcPr>
          <w:p w14:paraId="282565C4"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Équipements sous contrat / Équipements critiques × 100</w:t>
            </w:r>
          </w:p>
        </w:tc>
        <w:tc>
          <w:tcPr>
            <w:tcW w:w="0" w:type="auto"/>
            <w:hideMark/>
          </w:tcPr>
          <w:p w14:paraId="3DBDCF25"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Mesurer la couverture maintenance</w:t>
            </w:r>
          </w:p>
        </w:tc>
      </w:tr>
      <w:tr w:rsidR="00ED5E44" w:rsidRPr="00ED5E44" w14:paraId="43255BF2"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EFC3" w14:textId="77777777" w:rsidR="00ED5E44" w:rsidRPr="00ED5E44" w:rsidRDefault="00ED5E44" w:rsidP="00ED5E44">
            <w:pPr>
              <w:rPr>
                <w:lang w:val="en-US"/>
              </w:rPr>
            </w:pPr>
            <w:r w:rsidRPr="00ED5E44">
              <w:rPr>
                <w:lang w:val="en-US"/>
              </w:rPr>
              <w:t>Maintenance</w:t>
            </w:r>
          </w:p>
        </w:tc>
        <w:tc>
          <w:tcPr>
            <w:tcW w:w="0" w:type="auto"/>
            <w:hideMark/>
          </w:tcPr>
          <w:p w14:paraId="34C7ED06"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Budget consommé</w:t>
            </w:r>
          </w:p>
        </w:tc>
        <w:tc>
          <w:tcPr>
            <w:tcW w:w="0" w:type="auto"/>
            <w:hideMark/>
          </w:tcPr>
          <w:p w14:paraId="74DCC935"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Dépenses réalisées / Budget annuel × 100</w:t>
            </w:r>
          </w:p>
        </w:tc>
        <w:tc>
          <w:tcPr>
            <w:tcW w:w="0" w:type="auto"/>
            <w:hideMark/>
          </w:tcPr>
          <w:p w14:paraId="551FE1C6"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Suivre la consommation budgétaire</w:t>
            </w:r>
          </w:p>
        </w:tc>
      </w:tr>
      <w:tr w:rsidR="00ED5E44" w:rsidRPr="00ED5E44" w14:paraId="510141F2"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0B4525CA" w14:textId="77777777" w:rsidR="00ED5E44" w:rsidRPr="00ED5E44" w:rsidRDefault="00ED5E44" w:rsidP="00ED5E44">
            <w:pPr>
              <w:rPr>
                <w:lang w:val="en-US"/>
              </w:rPr>
            </w:pPr>
            <w:r w:rsidRPr="00ED5E44">
              <w:rPr>
                <w:lang w:val="en-US"/>
              </w:rPr>
              <w:t>Maintenance</w:t>
            </w:r>
          </w:p>
        </w:tc>
        <w:tc>
          <w:tcPr>
            <w:tcW w:w="0" w:type="auto"/>
            <w:hideMark/>
          </w:tcPr>
          <w:p w14:paraId="76C765CF"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Écart budget</w:t>
            </w:r>
          </w:p>
        </w:tc>
        <w:tc>
          <w:tcPr>
            <w:tcW w:w="0" w:type="auto"/>
            <w:hideMark/>
          </w:tcPr>
          <w:p w14:paraId="5A99B593"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Budget réel − Budget prévisionnel</w:t>
            </w:r>
          </w:p>
        </w:tc>
        <w:tc>
          <w:tcPr>
            <w:tcW w:w="0" w:type="auto"/>
            <w:hideMark/>
          </w:tcPr>
          <w:p w14:paraId="55D7C083"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Identifier les dépassements</w:t>
            </w:r>
          </w:p>
        </w:tc>
      </w:tr>
      <w:tr w:rsidR="00ED5E44" w:rsidRPr="00ED5E44" w14:paraId="30A97EB4"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BD162" w14:textId="77777777" w:rsidR="00ED5E44" w:rsidRPr="00ED5E44" w:rsidRDefault="00ED5E44" w:rsidP="00ED5E44">
            <w:pPr>
              <w:rPr>
                <w:lang w:val="en-US"/>
              </w:rPr>
            </w:pPr>
            <w:r w:rsidRPr="00ED5E44">
              <w:rPr>
                <w:lang w:val="en-US"/>
              </w:rPr>
              <w:t>Maintenance</w:t>
            </w:r>
          </w:p>
        </w:tc>
        <w:tc>
          <w:tcPr>
            <w:tcW w:w="0" w:type="auto"/>
            <w:hideMark/>
          </w:tcPr>
          <w:p w14:paraId="4FAC68BA"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Contrats à renouveler</w:t>
            </w:r>
          </w:p>
        </w:tc>
        <w:tc>
          <w:tcPr>
            <w:tcW w:w="0" w:type="auto"/>
            <w:hideMark/>
          </w:tcPr>
          <w:p w14:paraId="243A9664"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Nombre de contrats expirant sous 90 jours</w:t>
            </w:r>
          </w:p>
        </w:tc>
        <w:tc>
          <w:tcPr>
            <w:tcW w:w="0" w:type="auto"/>
            <w:hideMark/>
          </w:tcPr>
          <w:p w14:paraId="76A8469A"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Anticiper les renouvellements</w:t>
            </w:r>
          </w:p>
        </w:tc>
      </w:tr>
      <w:tr w:rsidR="00ED5E44" w:rsidRPr="00ED5E44" w14:paraId="05F22BDC"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716E837F" w14:textId="77777777" w:rsidR="00ED5E44" w:rsidRPr="00ED5E44" w:rsidRDefault="00ED5E44" w:rsidP="00ED5E44">
            <w:pPr>
              <w:rPr>
                <w:lang w:val="en-US"/>
              </w:rPr>
            </w:pPr>
            <w:r w:rsidRPr="00ED5E44">
              <w:rPr>
                <w:lang w:val="en-US"/>
              </w:rPr>
              <w:t>Maintenance</w:t>
            </w:r>
          </w:p>
        </w:tc>
        <w:tc>
          <w:tcPr>
            <w:tcW w:w="0" w:type="auto"/>
            <w:hideMark/>
          </w:tcPr>
          <w:p w14:paraId="37B7A39C"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Coût maintenance équipement</w:t>
            </w:r>
          </w:p>
        </w:tc>
        <w:tc>
          <w:tcPr>
            <w:tcW w:w="0" w:type="auto"/>
            <w:hideMark/>
          </w:tcPr>
          <w:p w14:paraId="1B0C76E9"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Coût maintenance annuel / Nombre équipements</w:t>
            </w:r>
          </w:p>
        </w:tc>
        <w:tc>
          <w:tcPr>
            <w:tcW w:w="0" w:type="auto"/>
            <w:hideMark/>
          </w:tcPr>
          <w:p w14:paraId="483A76F3"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Comparer les coûts du parc</w:t>
            </w:r>
          </w:p>
        </w:tc>
      </w:tr>
      <w:tr w:rsidR="00ED5E44" w:rsidRPr="00ED5E44" w14:paraId="41E58C9E"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959C2" w14:textId="77777777" w:rsidR="00ED5E44" w:rsidRPr="00ED5E44" w:rsidRDefault="00ED5E44" w:rsidP="00ED5E44">
            <w:pPr>
              <w:rPr>
                <w:lang w:val="en-US"/>
              </w:rPr>
            </w:pPr>
            <w:r w:rsidRPr="00ED5E44">
              <w:rPr>
                <w:lang w:val="en-US"/>
              </w:rPr>
              <w:t>Maintenance</w:t>
            </w:r>
          </w:p>
        </w:tc>
        <w:tc>
          <w:tcPr>
            <w:tcW w:w="0" w:type="auto"/>
            <w:hideMark/>
          </w:tcPr>
          <w:p w14:paraId="4E454237"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TCO</w:t>
            </w:r>
          </w:p>
        </w:tc>
        <w:tc>
          <w:tcPr>
            <w:tcW w:w="0" w:type="auto"/>
            <w:hideMark/>
          </w:tcPr>
          <w:p w14:paraId="520A108C"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Acquisition + Maintenance + Qualification + Calibration</w:t>
            </w:r>
          </w:p>
        </w:tc>
        <w:tc>
          <w:tcPr>
            <w:tcW w:w="0" w:type="auto"/>
            <w:hideMark/>
          </w:tcPr>
          <w:p w14:paraId="67299928"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pPr>
            <w:r w:rsidRPr="00ED5E44">
              <w:t>Mesurer le coût complet d'un équipement</w:t>
            </w:r>
          </w:p>
        </w:tc>
      </w:tr>
      <w:tr w:rsidR="00ED5E44" w:rsidRPr="00ED5E44" w14:paraId="3F38F5F1"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1E505142" w14:textId="77777777" w:rsidR="00ED5E44" w:rsidRPr="00ED5E44" w:rsidRDefault="00ED5E44" w:rsidP="00ED5E44">
            <w:pPr>
              <w:rPr>
                <w:lang w:val="en-US"/>
              </w:rPr>
            </w:pPr>
            <w:r w:rsidRPr="00ED5E44">
              <w:rPr>
                <w:lang w:val="en-US"/>
              </w:rPr>
              <w:t>Financier</w:t>
            </w:r>
          </w:p>
        </w:tc>
        <w:tc>
          <w:tcPr>
            <w:tcW w:w="0" w:type="auto"/>
            <w:hideMark/>
          </w:tcPr>
          <w:p w14:paraId="0A4A0BE0"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Coût projet</w:t>
            </w:r>
          </w:p>
        </w:tc>
        <w:tc>
          <w:tcPr>
            <w:tcW w:w="0" w:type="auto"/>
            <w:hideMark/>
          </w:tcPr>
          <w:p w14:paraId="55B63B02"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MD consommés × Coût journalier standard</w:t>
            </w:r>
          </w:p>
        </w:tc>
        <w:tc>
          <w:tcPr>
            <w:tcW w:w="0" w:type="auto"/>
            <w:hideMark/>
          </w:tcPr>
          <w:p w14:paraId="4B02A321"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pPr>
            <w:r w:rsidRPr="00ED5E44">
              <w:t>Estimer le coût réel des projets</w:t>
            </w:r>
          </w:p>
        </w:tc>
      </w:tr>
      <w:tr w:rsidR="00ED5E44" w:rsidRPr="00ED5E44" w14:paraId="5E9A4F5C"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FE6EF" w14:textId="77777777" w:rsidR="00ED5E44" w:rsidRPr="00ED5E44" w:rsidRDefault="00ED5E44" w:rsidP="00ED5E44">
            <w:pPr>
              <w:rPr>
                <w:lang w:val="en-US"/>
              </w:rPr>
            </w:pPr>
            <w:r w:rsidRPr="00ED5E44">
              <w:rPr>
                <w:lang w:val="en-US"/>
              </w:rPr>
              <w:t>Financier</w:t>
            </w:r>
          </w:p>
        </w:tc>
        <w:tc>
          <w:tcPr>
            <w:tcW w:w="0" w:type="auto"/>
            <w:hideMark/>
          </w:tcPr>
          <w:p w14:paraId="398B2422"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Répartition AD</w:t>
            </w:r>
          </w:p>
        </w:tc>
        <w:tc>
          <w:tcPr>
            <w:tcW w:w="0" w:type="auto"/>
            <w:hideMark/>
          </w:tcPr>
          <w:p w14:paraId="29F606DE"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AD / MD Total × 100</w:t>
            </w:r>
          </w:p>
        </w:tc>
        <w:tc>
          <w:tcPr>
            <w:tcW w:w="0" w:type="auto"/>
            <w:hideMark/>
          </w:tcPr>
          <w:p w14:paraId="5E72364F"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Suivre la charge AD</w:t>
            </w:r>
          </w:p>
        </w:tc>
      </w:tr>
      <w:tr w:rsidR="00ED5E44" w:rsidRPr="00ED5E44" w14:paraId="4C14E2BC"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60E37461" w14:textId="77777777" w:rsidR="00ED5E44" w:rsidRPr="00ED5E44" w:rsidRDefault="00ED5E44" w:rsidP="00ED5E44">
            <w:pPr>
              <w:rPr>
                <w:lang w:val="en-US"/>
              </w:rPr>
            </w:pPr>
            <w:r w:rsidRPr="00ED5E44">
              <w:rPr>
                <w:lang w:val="en-US"/>
              </w:rPr>
              <w:t>Financier</w:t>
            </w:r>
          </w:p>
        </w:tc>
        <w:tc>
          <w:tcPr>
            <w:tcW w:w="0" w:type="auto"/>
            <w:hideMark/>
          </w:tcPr>
          <w:p w14:paraId="10F4A607"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Répartition FPD</w:t>
            </w:r>
          </w:p>
        </w:tc>
        <w:tc>
          <w:tcPr>
            <w:tcW w:w="0" w:type="auto"/>
            <w:hideMark/>
          </w:tcPr>
          <w:p w14:paraId="14920687"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MD FPD / MD Total × 100</w:t>
            </w:r>
          </w:p>
        </w:tc>
        <w:tc>
          <w:tcPr>
            <w:tcW w:w="0" w:type="auto"/>
            <w:hideMark/>
          </w:tcPr>
          <w:p w14:paraId="4111346C"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Suivre la charge FPD</w:t>
            </w:r>
          </w:p>
        </w:tc>
      </w:tr>
      <w:tr w:rsidR="00ED5E44" w:rsidRPr="00ED5E44" w14:paraId="199F5282" w14:textId="77777777" w:rsidTr="003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156C" w14:textId="77777777" w:rsidR="00ED5E44" w:rsidRPr="00ED5E44" w:rsidRDefault="00ED5E44" w:rsidP="00ED5E44">
            <w:pPr>
              <w:rPr>
                <w:lang w:val="en-US"/>
              </w:rPr>
            </w:pPr>
            <w:r w:rsidRPr="00ED5E44">
              <w:rPr>
                <w:lang w:val="en-US"/>
              </w:rPr>
              <w:t>Financier</w:t>
            </w:r>
          </w:p>
        </w:tc>
        <w:tc>
          <w:tcPr>
            <w:tcW w:w="0" w:type="auto"/>
            <w:hideMark/>
          </w:tcPr>
          <w:p w14:paraId="5381A2E1"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Répartition MSI</w:t>
            </w:r>
          </w:p>
        </w:tc>
        <w:tc>
          <w:tcPr>
            <w:tcW w:w="0" w:type="auto"/>
            <w:hideMark/>
          </w:tcPr>
          <w:p w14:paraId="2F5278FE"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MD MSI / MD Total × 100</w:t>
            </w:r>
          </w:p>
        </w:tc>
        <w:tc>
          <w:tcPr>
            <w:tcW w:w="0" w:type="auto"/>
            <w:hideMark/>
          </w:tcPr>
          <w:p w14:paraId="09F8674B" w14:textId="77777777" w:rsidR="00ED5E44" w:rsidRPr="00ED5E44" w:rsidRDefault="00ED5E44" w:rsidP="00ED5E44">
            <w:pPr>
              <w:cnfStyle w:val="000000100000" w:firstRow="0" w:lastRow="0" w:firstColumn="0" w:lastColumn="0" w:oddVBand="0" w:evenVBand="0" w:oddHBand="1" w:evenHBand="0" w:firstRowFirstColumn="0" w:firstRowLastColumn="0" w:lastRowFirstColumn="0" w:lastRowLastColumn="0"/>
              <w:rPr>
                <w:lang w:val="en-US"/>
              </w:rPr>
            </w:pPr>
            <w:r w:rsidRPr="00ED5E44">
              <w:rPr>
                <w:lang w:val="en-US"/>
              </w:rPr>
              <w:t>Suivre la charge MSI</w:t>
            </w:r>
          </w:p>
        </w:tc>
      </w:tr>
      <w:tr w:rsidR="00ED5E44" w:rsidRPr="00ED5E44" w14:paraId="24DB95C9" w14:textId="77777777" w:rsidTr="00384CDA">
        <w:tc>
          <w:tcPr>
            <w:cnfStyle w:val="001000000000" w:firstRow="0" w:lastRow="0" w:firstColumn="1" w:lastColumn="0" w:oddVBand="0" w:evenVBand="0" w:oddHBand="0" w:evenHBand="0" w:firstRowFirstColumn="0" w:firstRowLastColumn="0" w:lastRowFirstColumn="0" w:lastRowLastColumn="0"/>
            <w:tcW w:w="0" w:type="auto"/>
            <w:hideMark/>
          </w:tcPr>
          <w:p w14:paraId="102D09CA" w14:textId="77777777" w:rsidR="00ED5E44" w:rsidRPr="00ED5E44" w:rsidRDefault="00ED5E44" w:rsidP="00ED5E44">
            <w:pPr>
              <w:rPr>
                <w:lang w:val="en-US"/>
              </w:rPr>
            </w:pPr>
            <w:r w:rsidRPr="00ED5E44">
              <w:rPr>
                <w:lang w:val="en-US"/>
              </w:rPr>
              <w:t>Financier</w:t>
            </w:r>
          </w:p>
        </w:tc>
        <w:tc>
          <w:tcPr>
            <w:tcW w:w="0" w:type="auto"/>
            <w:hideMark/>
          </w:tcPr>
          <w:p w14:paraId="2ADD4594"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Ratio AD/FPD</w:t>
            </w:r>
          </w:p>
        </w:tc>
        <w:tc>
          <w:tcPr>
            <w:tcW w:w="0" w:type="auto"/>
            <w:hideMark/>
          </w:tcPr>
          <w:p w14:paraId="05C30547"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MD AD / MD FPD</w:t>
            </w:r>
          </w:p>
        </w:tc>
        <w:tc>
          <w:tcPr>
            <w:tcW w:w="0" w:type="auto"/>
            <w:hideMark/>
          </w:tcPr>
          <w:p w14:paraId="25AE2559" w14:textId="77777777" w:rsidR="00ED5E44" w:rsidRPr="00ED5E44" w:rsidRDefault="00ED5E44" w:rsidP="00ED5E44">
            <w:pPr>
              <w:cnfStyle w:val="000000000000" w:firstRow="0" w:lastRow="0" w:firstColumn="0" w:lastColumn="0" w:oddVBand="0" w:evenVBand="0" w:oddHBand="0" w:evenHBand="0" w:firstRowFirstColumn="0" w:firstRowLastColumn="0" w:lastRowFirstColumn="0" w:lastRowLastColumn="0"/>
              <w:rPr>
                <w:lang w:val="en-US"/>
              </w:rPr>
            </w:pPr>
            <w:r w:rsidRPr="00ED5E44">
              <w:rPr>
                <w:lang w:val="en-US"/>
              </w:rPr>
              <w:t>Retrouver l'indicateur historique Excel</w:t>
            </w:r>
          </w:p>
        </w:tc>
      </w:tr>
    </w:tbl>
    <w:p w14:paraId="6DBFDEF0" w14:textId="77777777" w:rsidR="00ED5E44" w:rsidRPr="00ED5E44" w:rsidRDefault="00ED5E44" w:rsidP="00ED5E44"/>
    <w:p w14:paraId="76E55198" w14:textId="77777777" w:rsidR="00E7086F" w:rsidRDefault="00E65937">
      <w:pPr>
        <w:pStyle w:val="Titre2"/>
      </w:pPr>
      <w:r>
        <w:lastRenderedPageBreak/>
        <w:t>10. Exigences Fonctionnelles (MoSCoW)</w:t>
      </w:r>
    </w:p>
    <w:tbl>
      <w:tblPr>
        <w:tblStyle w:val="a2"/>
        <w:tblW w:w="9360" w:type="dxa"/>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600" w:firstRow="0" w:lastRow="0" w:firstColumn="0" w:lastColumn="0" w:noHBand="1" w:noVBand="1"/>
      </w:tblPr>
      <w:tblGrid>
        <w:gridCol w:w="4680"/>
        <w:gridCol w:w="4680"/>
      </w:tblGrid>
      <w:tr w:rsidR="00E7086F" w14:paraId="76E5519B" w14:textId="77777777">
        <w:trPr>
          <w:tblHeader/>
        </w:trPr>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99"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Priorité</w:t>
            </w:r>
          </w:p>
        </w:tc>
        <w:tc>
          <w:tcPr>
            <w:tcW w:w="4680" w:type="dxa"/>
            <w:tcBorders>
              <w:top w:val="single" w:sz="6" w:space="0" w:color="A6A6A6"/>
              <w:left w:val="single" w:sz="6" w:space="0" w:color="A6A6A6"/>
              <w:bottom w:val="single" w:sz="6" w:space="0" w:color="A6A6A6"/>
              <w:right w:val="single" w:sz="6" w:space="0" w:color="A6A6A6"/>
            </w:tcBorders>
            <w:shd w:val="clear" w:color="auto" w:fill="D9E1F2"/>
            <w:tcMar>
              <w:top w:w="150" w:type="dxa"/>
              <w:left w:w="150" w:type="dxa"/>
              <w:bottom w:w="150" w:type="dxa"/>
              <w:right w:w="150" w:type="dxa"/>
            </w:tcMar>
          </w:tcPr>
          <w:p w14:paraId="76E5519A" w14:textId="77777777" w:rsidR="00E7086F" w:rsidRDefault="00E65937">
            <w:pPr>
              <w:pBdr>
                <w:top w:val="nil"/>
                <w:left w:val="nil"/>
                <w:bottom w:val="nil"/>
                <w:right w:val="nil"/>
                <w:between w:val="nil"/>
              </w:pBdr>
              <w:spacing w:before="150" w:after="150" w:line="275" w:lineRule="auto"/>
              <w:rPr>
                <w:b/>
                <w:bCs/>
                <w:color w:val="1F4E79"/>
              </w:rPr>
            </w:pPr>
            <w:r>
              <w:rPr>
                <w:b/>
                <w:bCs/>
                <w:color w:val="1F4E79"/>
              </w:rPr>
              <w:t>Fonctionnalité / Exigence</w:t>
            </w:r>
          </w:p>
        </w:tc>
      </w:tr>
      <w:tr w:rsidR="00E7086F" w14:paraId="76E5519E"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9C"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Must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9D" w14:textId="0498268D" w:rsidR="00E7086F" w:rsidRDefault="00E65937">
            <w:pPr>
              <w:pBdr>
                <w:top w:val="nil"/>
                <w:left w:val="nil"/>
                <w:bottom w:val="nil"/>
                <w:right w:val="nil"/>
                <w:between w:val="nil"/>
              </w:pBdr>
              <w:spacing w:before="150" w:after="150" w:line="275" w:lineRule="auto"/>
              <w:rPr>
                <w:color w:val="000000"/>
              </w:rPr>
            </w:pPr>
            <w:r>
              <w:rPr>
                <w:color w:val="000000"/>
              </w:rPr>
              <w:t>Gestion centralisée des collaborateurs (FTE, compétences) et des projets (Hypothesis à Lost).</w:t>
            </w:r>
          </w:p>
        </w:tc>
      </w:tr>
      <w:tr w:rsidR="00E7086F" w14:paraId="76E551A1"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9F"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Must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0" w14:textId="31D97657" w:rsidR="00E7086F" w:rsidRDefault="00E65937">
            <w:pPr>
              <w:pBdr>
                <w:top w:val="nil"/>
                <w:left w:val="nil"/>
                <w:bottom w:val="nil"/>
                <w:right w:val="nil"/>
                <w:between w:val="nil"/>
              </w:pBdr>
              <w:spacing w:before="150" w:after="150" w:line="275" w:lineRule="auto"/>
              <w:rPr>
                <w:color w:val="000000"/>
              </w:rPr>
            </w:pPr>
            <w:r>
              <w:rPr>
                <w:color w:val="000000"/>
              </w:rPr>
              <w:t>Suivi des feuilles de temps avec workflow de validation (Manager, Département).</w:t>
            </w:r>
          </w:p>
        </w:tc>
      </w:tr>
      <w:tr w:rsidR="00E7086F" w14:paraId="76E551A4"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2"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Must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3" w14:textId="6A5DDA28" w:rsidR="00E7086F" w:rsidRDefault="00E65937">
            <w:pPr>
              <w:pBdr>
                <w:top w:val="nil"/>
                <w:left w:val="nil"/>
                <w:bottom w:val="nil"/>
                <w:right w:val="nil"/>
                <w:between w:val="nil"/>
              </w:pBdr>
              <w:spacing w:before="150" w:after="150" w:line="275" w:lineRule="auto"/>
              <w:rPr>
                <w:color w:val="000000"/>
              </w:rPr>
            </w:pPr>
            <w:r>
              <w:rPr>
                <w:color w:val="000000"/>
              </w:rPr>
              <w:t>Historisation complète sans suppression physique (Soft Delete obligatoire).</w:t>
            </w:r>
          </w:p>
        </w:tc>
      </w:tr>
      <w:tr w:rsidR="00E7086F" w14:paraId="76E551A7"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5"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Should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6" w14:textId="50919CC5" w:rsidR="00E7086F" w:rsidRDefault="00E65937">
            <w:pPr>
              <w:pBdr>
                <w:top w:val="nil"/>
                <w:left w:val="nil"/>
                <w:bottom w:val="nil"/>
                <w:right w:val="nil"/>
                <w:between w:val="nil"/>
              </w:pBdr>
              <w:spacing w:before="150" w:after="150" w:line="275" w:lineRule="auto"/>
              <w:rPr>
                <w:color w:val="000000"/>
              </w:rPr>
            </w:pPr>
            <w:r>
              <w:rPr>
                <w:color w:val="000000"/>
              </w:rPr>
              <w:t>Capacity planning avec projections sur 3, 6, 12 et 24 mois.</w:t>
            </w:r>
          </w:p>
        </w:tc>
      </w:tr>
      <w:tr w:rsidR="00E7086F" w14:paraId="76E551AA"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8"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Should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9" w14:textId="2FEE9F49" w:rsidR="00E7086F" w:rsidRDefault="00E65937">
            <w:pPr>
              <w:pBdr>
                <w:top w:val="nil"/>
                <w:left w:val="nil"/>
                <w:bottom w:val="nil"/>
                <w:right w:val="nil"/>
                <w:between w:val="nil"/>
              </w:pBdr>
              <w:spacing w:before="150" w:after="150" w:line="275" w:lineRule="auto"/>
              <w:rPr>
                <w:color w:val="000000"/>
              </w:rPr>
            </w:pPr>
            <w:r>
              <w:rPr>
                <w:color w:val="000000"/>
              </w:rPr>
              <w:t>Alertes automatisées (Surcharge de capacité, Maintenance équipement J-30/J-60).</w:t>
            </w:r>
          </w:p>
        </w:tc>
      </w:tr>
      <w:tr w:rsidR="00E7086F" w14:paraId="76E551AD" w14:textId="77777777">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B" w14:textId="77777777" w:rsidR="00E7086F" w:rsidRDefault="00E65937">
            <w:pPr>
              <w:pBdr>
                <w:top w:val="nil"/>
                <w:left w:val="nil"/>
                <w:bottom w:val="nil"/>
                <w:right w:val="nil"/>
                <w:between w:val="nil"/>
              </w:pBdr>
              <w:spacing w:before="150" w:after="150" w:line="275" w:lineRule="auto"/>
              <w:rPr>
                <w:b/>
                <w:bCs/>
                <w:color w:val="000000"/>
              </w:rPr>
            </w:pPr>
            <w:r>
              <w:rPr>
                <w:b/>
                <w:bCs/>
                <w:color w:val="000000"/>
              </w:rPr>
              <w:t>Could Have</w:t>
            </w:r>
          </w:p>
        </w:tc>
        <w:tc>
          <w:tcPr>
            <w:tcW w:w="4680" w:type="dxa"/>
            <w:tcBorders>
              <w:top w:val="single" w:sz="6" w:space="0" w:color="A6A6A6"/>
              <w:left w:val="single" w:sz="6" w:space="0" w:color="A6A6A6"/>
              <w:bottom w:val="single" w:sz="6" w:space="0" w:color="A6A6A6"/>
              <w:right w:val="single" w:sz="6" w:space="0" w:color="A6A6A6"/>
            </w:tcBorders>
            <w:tcMar>
              <w:top w:w="150" w:type="dxa"/>
              <w:left w:w="150" w:type="dxa"/>
              <w:bottom w:w="150" w:type="dxa"/>
              <w:right w:w="150" w:type="dxa"/>
            </w:tcMar>
          </w:tcPr>
          <w:p w14:paraId="76E551AC" w14:textId="78250FCC" w:rsidR="00E7086F" w:rsidRDefault="00E65937">
            <w:pPr>
              <w:pBdr>
                <w:top w:val="nil"/>
                <w:left w:val="nil"/>
                <w:bottom w:val="nil"/>
                <w:right w:val="nil"/>
                <w:between w:val="nil"/>
              </w:pBdr>
              <w:spacing w:before="150" w:after="150" w:line="275" w:lineRule="auto"/>
              <w:rPr>
                <w:color w:val="000000"/>
              </w:rPr>
            </w:pPr>
            <w:r>
              <w:rPr>
                <w:color w:val="000000"/>
              </w:rPr>
              <w:t>Tableaux de bord financiers prévisionnels et simulations de recrutement.</w:t>
            </w:r>
          </w:p>
        </w:tc>
      </w:tr>
    </w:tbl>
    <w:p w14:paraId="6705890A" w14:textId="77777777" w:rsidR="00474DA0" w:rsidRDefault="00474DA0" w:rsidP="00474DA0"/>
    <w:p w14:paraId="175D24D9" w14:textId="77777777" w:rsidR="00474DA0" w:rsidRDefault="00474DA0" w:rsidP="00474DA0"/>
    <w:p w14:paraId="2A5CEF6C" w14:textId="77777777" w:rsidR="00474DA0" w:rsidRDefault="00474DA0" w:rsidP="00474DA0"/>
    <w:p w14:paraId="71FB31FD" w14:textId="77777777" w:rsidR="00474DA0" w:rsidRDefault="00474DA0" w:rsidP="00474DA0"/>
    <w:p w14:paraId="0A53F510" w14:textId="77777777" w:rsidR="00474DA0" w:rsidRDefault="00474DA0" w:rsidP="00474DA0"/>
    <w:p w14:paraId="11ABA853" w14:textId="77777777" w:rsidR="00474DA0" w:rsidRDefault="00474DA0" w:rsidP="00474DA0"/>
    <w:p w14:paraId="205EBBA3" w14:textId="77777777" w:rsidR="00474DA0" w:rsidRDefault="00474DA0" w:rsidP="00474DA0"/>
    <w:p w14:paraId="5DCA88D2" w14:textId="77777777" w:rsidR="00474DA0" w:rsidRDefault="00474DA0" w:rsidP="00474DA0"/>
    <w:p w14:paraId="335F37A8" w14:textId="77777777" w:rsidR="00474DA0" w:rsidRDefault="00474DA0" w:rsidP="00474DA0"/>
    <w:p w14:paraId="47A15549" w14:textId="77777777" w:rsidR="00474DA0" w:rsidRDefault="00474DA0" w:rsidP="00474DA0"/>
    <w:p w14:paraId="411623DA" w14:textId="77777777" w:rsidR="00474DA0" w:rsidRDefault="00474DA0" w:rsidP="00474DA0"/>
    <w:p w14:paraId="48BF5746" w14:textId="77777777" w:rsidR="00474DA0" w:rsidRDefault="00474DA0" w:rsidP="00474DA0"/>
    <w:p w14:paraId="76E551AE" w14:textId="6741EBF2" w:rsidR="00E7086F" w:rsidRDefault="00E65937">
      <w:pPr>
        <w:pStyle w:val="Titre2"/>
        <w:spacing w:after="300"/>
      </w:pPr>
      <w:r>
        <w:lastRenderedPageBreak/>
        <w:t>11. Exigences Non Fonctionnelles &amp; Contraintes Réglementaires</w:t>
      </w:r>
    </w:p>
    <w:p w14:paraId="76E551AF" w14:textId="77777777" w:rsidR="00E7086F" w:rsidRDefault="00E65937">
      <w:pPr>
        <w:pStyle w:val="Titre3"/>
        <w:spacing w:before="0"/>
      </w:pPr>
      <w:commentRangeStart w:id="21"/>
      <w:r>
        <w:t>11.1 Sécurité, Conformité et Contraintes Réglementaires</w:t>
      </w:r>
    </w:p>
    <w:p w14:paraId="76E551B0" w14:textId="131B08D7" w:rsidR="00E7086F" w:rsidRDefault="00E65937">
      <w:pPr>
        <w:numPr>
          <w:ilvl w:val="0"/>
          <w:numId w:val="17"/>
        </w:numPr>
        <w:pBdr>
          <w:top w:val="nil"/>
          <w:left w:val="nil"/>
          <w:bottom w:val="nil"/>
          <w:right w:val="nil"/>
          <w:between w:val="nil"/>
        </w:pBdr>
        <w:spacing w:line="275" w:lineRule="auto"/>
      </w:pPr>
      <w:r>
        <w:rPr>
          <w:b/>
          <w:bCs/>
          <w:color w:val="000000"/>
        </w:rPr>
        <w:t xml:space="preserve">Réglementation </w:t>
      </w:r>
      <w:commentRangeStart w:id="22"/>
      <w:r>
        <w:rPr>
          <w:b/>
          <w:bCs/>
          <w:color w:val="000000"/>
        </w:rPr>
        <w:t xml:space="preserve">GxP &amp; ISO </w:t>
      </w:r>
      <w:commentRangeEnd w:id="22"/>
      <w:r w:rsidR="00280B38" w:rsidRPr="00280B38">
        <w:rPr>
          <w:rStyle w:val="Marquedecommentaire"/>
          <w:b/>
          <w:bCs/>
          <w:color w:val="000000"/>
          <w:sz w:val="22"/>
          <w:szCs w:val="22"/>
        </w:rPr>
        <w:commentReference w:id="22"/>
      </w:r>
      <w:r w:rsidR="00280B38" w:rsidRPr="00280B38">
        <w:rPr>
          <w:b/>
          <w:bCs/>
          <w:color w:val="000000"/>
        </w:rPr>
        <w:t>17025</w:t>
      </w:r>
      <w:r>
        <w:rPr>
          <w:b/>
          <w:bCs/>
          <w:color w:val="000000"/>
        </w:rPr>
        <w:t>:</w:t>
      </w:r>
      <w:r>
        <w:rPr>
          <w:color w:val="000000"/>
        </w:rPr>
        <w:t xml:space="preserve"> Le système doit être validé selon les normes de qualité de l'industrie (Validation GxP).</w:t>
      </w:r>
    </w:p>
    <w:p w14:paraId="76E551B1" w14:textId="5057CDBD" w:rsidR="00E7086F" w:rsidRDefault="00E65937">
      <w:pPr>
        <w:numPr>
          <w:ilvl w:val="0"/>
          <w:numId w:val="17"/>
        </w:numPr>
        <w:pBdr>
          <w:top w:val="nil"/>
          <w:left w:val="nil"/>
          <w:bottom w:val="nil"/>
          <w:right w:val="nil"/>
          <w:between w:val="nil"/>
        </w:pBdr>
        <w:spacing w:line="275" w:lineRule="auto"/>
      </w:pPr>
      <w:r>
        <w:rPr>
          <w:b/>
          <w:bCs/>
          <w:color w:val="000000"/>
        </w:rPr>
        <w:t>Audit Trail :</w:t>
      </w:r>
      <w:r>
        <w:rPr>
          <w:color w:val="000000"/>
        </w:rPr>
        <w:t xml:space="preserve"> Toute modification (création, modification, suppression logique) doit faire l'objet d'un suivi strict enregistrant : l'ancienne valeur, la nouvelle valeur, l'utilisateur, la date et l'heure précise.</w:t>
      </w:r>
    </w:p>
    <w:p w14:paraId="76E551B2" w14:textId="77777777" w:rsidR="00E7086F" w:rsidRDefault="00E65937">
      <w:pPr>
        <w:numPr>
          <w:ilvl w:val="0"/>
          <w:numId w:val="17"/>
        </w:numPr>
        <w:pBdr>
          <w:top w:val="nil"/>
          <w:left w:val="nil"/>
          <w:bottom w:val="nil"/>
          <w:right w:val="nil"/>
          <w:between w:val="nil"/>
        </w:pBdr>
        <w:spacing w:line="275" w:lineRule="auto"/>
      </w:pPr>
      <w:r>
        <w:rPr>
          <w:b/>
          <w:bCs/>
          <w:color w:val="000000"/>
        </w:rPr>
        <w:t>Conservation des données et Archivage :</w:t>
      </w:r>
      <w:r>
        <w:rPr>
          <w:color w:val="000000"/>
        </w:rPr>
        <w:t xml:space="preserve"> Les données doivent être conservées sur une période minimale réglementaire (ex: 10 ans) avant archivage.</w:t>
      </w:r>
    </w:p>
    <w:p w14:paraId="76E551B3" w14:textId="77777777" w:rsidR="00E7086F" w:rsidRDefault="00E65937">
      <w:pPr>
        <w:numPr>
          <w:ilvl w:val="0"/>
          <w:numId w:val="17"/>
        </w:numPr>
        <w:pBdr>
          <w:top w:val="nil"/>
          <w:left w:val="nil"/>
          <w:bottom w:val="nil"/>
          <w:right w:val="nil"/>
          <w:between w:val="nil"/>
        </w:pBdr>
        <w:spacing w:line="275" w:lineRule="auto"/>
      </w:pPr>
      <w:r>
        <w:rPr>
          <w:b/>
          <w:bCs/>
          <w:color w:val="000000"/>
        </w:rPr>
        <w:t>Signature Électronique :</w:t>
      </w:r>
      <w:r>
        <w:rPr>
          <w:color w:val="000000"/>
        </w:rPr>
        <w:t xml:space="preserve"> Pour les validations finales de rapports (si applicable ultérieurement), le système devra intégrer une traçabilité équivalente à une signature approuvée (CFR 21 Part 11).</w:t>
      </w:r>
      <w:commentRangeEnd w:id="21"/>
      <w:r w:rsidR="00E75E5E">
        <w:rPr>
          <w:rStyle w:val="Marquedecommentaire"/>
          <w:sz w:val="22"/>
          <w:szCs w:val="22"/>
        </w:rPr>
        <w:commentReference w:id="21"/>
      </w:r>
    </w:p>
    <w:p w14:paraId="76E551B4" w14:textId="77777777" w:rsidR="00E7086F" w:rsidRDefault="00E65937">
      <w:pPr>
        <w:pStyle w:val="Titre3"/>
      </w:pPr>
      <w:r>
        <w:t>11.2 Performance, Volumétrie et Disponibilité</w:t>
      </w:r>
    </w:p>
    <w:p w14:paraId="76E551B5" w14:textId="77777777" w:rsidR="00E7086F" w:rsidRDefault="00E65937">
      <w:pPr>
        <w:numPr>
          <w:ilvl w:val="0"/>
          <w:numId w:val="18"/>
        </w:numPr>
        <w:pBdr>
          <w:top w:val="nil"/>
          <w:left w:val="nil"/>
          <w:bottom w:val="nil"/>
          <w:right w:val="nil"/>
          <w:between w:val="nil"/>
        </w:pBdr>
        <w:spacing w:line="275" w:lineRule="auto"/>
      </w:pPr>
      <w:r>
        <w:rPr>
          <w:b/>
          <w:bCs/>
          <w:color w:val="000000"/>
        </w:rPr>
        <w:t>Disponibilité :</w:t>
      </w:r>
      <w:r>
        <w:rPr>
          <w:color w:val="000000"/>
        </w:rPr>
        <w:t xml:space="preserve"> Le système doit garantir un taux de disponibilité de 99.5% pendant les heures ouvrées de l'entreprise.</w:t>
      </w:r>
    </w:p>
    <w:p w14:paraId="76E551B6" w14:textId="77777777" w:rsidR="00E7086F" w:rsidRDefault="00E65937">
      <w:pPr>
        <w:numPr>
          <w:ilvl w:val="0"/>
          <w:numId w:val="18"/>
        </w:numPr>
        <w:pBdr>
          <w:top w:val="nil"/>
          <w:left w:val="nil"/>
          <w:bottom w:val="nil"/>
          <w:right w:val="nil"/>
          <w:between w:val="nil"/>
        </w:pBdr>
        <w:spacing w:line="275" w:lineRule="auto"/>
      </w:pPr>
      <w:r>
        <w:rPr>
          <w:b/>
          <w:bCs/>
          <w:color w:val="000000"/>
        </w:rPr>
        <w:t>Performance :</w:t>
      </w:r>
      <w:r>
        <w:rPr>
          <w:color w:val="000000"/>
        </w:rPr>
        <w:t xml:space="preserve"> Le temps de réponse de l'application pour l'affichage d'un tableau de bord ou l'enregistrement d'une donnée doit être strictement inférieur à 2 secondes.</w:t>
      </w:r>
    </w:p>
    <w:p w14:paraId="76E551B7" w14:textId="77777777" w:rsidR="00E7086F" w:rsidRDefault="00E65937">
      <w:pPr>
        <w:numPr>
          <w:ilvl w:val="0"/>
          <w:numId w:val="18"/>
        </w:numPr>
        <w:pBdr>
          <w:top w:val="nil"/>
          <w:left w:val="nil"/>
          <w:bottom w:val="nil"/>
          <w:right w:val="nil"/>
          <w:between w:val="nil"/>
        </w:pBdr>
        <w:spacing w:line="275" w:lineRule="auto"/>
      </w:pPr>
      <w:r>
        <w:rPr>
          <w:b/>
          <w:bCs/>
          <w:color w:val="000000"/>
        </w:rPr>
        <w:t>Volumétrie estimée :</w:t>
      </w:r>
    </w:p>
    <w:p w14:paraId="76E551B8" w14:textId="15E08AE5" w:rsidR="00E7086F" w:rsidRDefault="00E65937">
      <w:pPr>
        <w:numPr>
          <w:ilvl w:val="1"/>
          <w:numId w:val="2"/>
        </w:numPr>
        <w:pBdr>
          <w:top w:val="nil"/>
          <w:left w:val="nil"/>
          <w:bottom w:val="nil"/>
          <w:right w:val="nil"/>
          <w:between w:val="nil"/>
        </w:pBdr>
        <w:spacing w:line="275" w:lineRule="auto"/>
      </w:pPr>
      <w:r>
        <w:rPr>
          <w:color w:val="000000"/>
        </w:rPr>
        <w:t xml:space="preserve">Nombre d'utilisateurs actifs quotidiens : </w:t>
      </w:r>
      <w:r w:rsidR="008E1CA5">
        <w:rPr>
          <w:color w:val="000000"/>
        </w:rPr>
        <w:t>30 à 50</w:t>
      </w:r>
      <w:r w:rsidR="003726B4">
        <w:rPr>
          <w:color w:val="000000"/>
        </w:rPr>
        <w:t>.</w:t>
      </w:r>
    </w:p>
    <w:p w14:paraId="76E551B9" w14:textId="1DCA0EA7" w:rsidR="00E7086F" w:rsidRDefault="00E65937">
      <w:pPr>
        <w:numPr>
          <w:ilvl w:val="1"/>
          <w:numId w:val="2"/>
        </w:numPr>
        <w:pBdr>
          <w:top w:val="nil"/>
          <w:left w:val="nil"/>
          <w:bottom w:val="nil"/>
          <w:right w:val="nil"/>
          <w:between w:val="nil"/>
        </w:pBdr>
        <w:spacing w:line="275" w:lineRule="auto"/>
      </w:pPr>
      <w:r>
        <w:rPr>
          <w:color w:val="000000"/>
        </w:rPr>
        <w:t xml:space="preserve">Nombre de projets simultanés : </w:t>
      </w:r>
      <w:r w:rsidR="003726B4">
        <w:rPr>
          <w:color w:val="000000"/>
        </w:rPr>
        <w:t>40 à 60.</w:t>
      </w:r>
    </w:p>
    <w:p w14:paraId="76E551BA" w14:textId="4983FA13" w:rsidR="00E7086F" w:rsidRDefault="00E65937">
      <w:pPr>
        <w:numPr>
          <w:ilvl w:val="1"/>
          <w:numId w:val="2"/>
        </w:numPr>
        <w:pBdr>
          <w:top w:val="nil"/>
          <w:left w:val="nil"/>
          <w:bottom w:val="nil"/>
          <w:right w:val="nil"/>
          <w:between w:val="nil"/>
        </w:pBdr>
        <w:spacing w:line="275" w:lineRule="auto"/>
      </w:pPr>
      <w:r>
        <w:rPr>
          <w:color w:val="000000"/>
        </w:rPr>
        <w:t xml:space="preserve">Nombre d'études actives : </w:t>
      </w:r>
      <w:r w:rsidR="003726B4">
        <w:rPr>
          <w:color w:val="000000"/>
        </w:rPr>
        <w:t>100 à 250.</w:t>
      </w:r>
    </w:p>
    <w:p w14:paraId="76E551BB" w14:textId="2AF32373" w:rsidR="00E7086F" w:rsidRDefault="00E65937">
      <w:pPr>
        <w:numPr>
          <w:ilvl w:val="1"/>
          <w:numId w:val="2"/>
        </w:numPr>
        <w:pBdr>
          <w:top w:val="nil"/>
          <w:left w:val="nil"/>
          <w:bottom w:val="nil"/>
          <w:right w:val="nil"/>
          <w:between w:val="nil"/>
        </w:pBdr>
        <w:spacing w:line="275" w:lineRule="auto"/>
      </w:pPr>
      <w:r>
        <w:rPr>
          <w:color w:val="000000"/>
        </w:rPr>
        <w:t xml:space="preserve">Nombre de TimeEntries (lignes de temps) générées par an : </w:t>
      </w:r>
      <w:r w:rsidR="003726B4">
        <w:rPr>
          <w:color w:val="000000"/>
        </w:rPr>
        <w:t>30 000 à 60 000</w:t>
      </w:r>
    </w:p>
    <w:p w14:paraId="76E551BC" w14:textId="77777777" w:rsidR="00E7086F" w:rsidRDefault="00E65937">
      <w:pPr>
        <w:pStyle w:val="Titre2"/>
        <w:spacing w:after="300"/>
      </w:pPr>
      <w:r>
        <w:t>12. Architecture et Modèle de Données (SAD / ADR)</w:t>
      </w:r>
    </w:p>
    <w:p w14:paraId="76E551BD" w14:textId="77777777" w:rsidR="00E7086F" w:rsidRDefault="00E65937">
      <w:pPr>
        <w:pStyle w:val="Titre3"/>
        <w:spacing w:before="0"/>
      </w:pPr>
      <w:r>
        <w:t>12.1 Choix Technologiques (Architecture Décisions)</w:t>
      </w:r>
    </w:p>
    <w:p w14:paraId="76E551BE" w14:textId="0B30AA24" w:rsidR="00E7086F" w:rsidRDefault="00E65937">
      <w:pPr>
        <w:pBdr>
          <w:top w:val="nil"/>
          <w:left w:val="nil"/>
          <w:bottom w:val="nil"/>
          <w:right w:val="nil"/>
          <w:between w:val="nil"/>
        </w:pBdr>
        <w:spacing w:line="275" w:lineRule="auto"/>
        <w:rPr>
          <w:color w:val="000000"/>
        </w:rPr>
      </w:pPr>
      <w:r>
        <w:rPr>
          <w:color w:val="000000"/>
        </w:rPr>
        <w:t>Pour répondre à la contrainte d'un PoC rapide (hors domaine) puis d'un déploiement en production :</w:t>
      </w:r>
    </w:p>
    <w:p w14:paraId="76E551BF" w14:textId="104C6CE5" w:rsidR="00E7086F" w:rsidRDefault="00E65937">
      <w:pPr>
        <w:numPr>
          <w:ilvl w:val="0"/>
          <w:numId w:val="3"/>
        </w:numPr>
        <w:pBdr>
          <w:top w:val="nil"/>
          <w:left w:val="nil"/>
          <w:bottom w:val="nil"/>
          <w:right w:val="nil"/>
          <w:between w:val="nil"/>
        </w:pBdr>
        <w:spacing w:line="275" w:lineRule="auto"/>
      </w:pPr>
      <w:r>
        <w:rPr>
          <w:b/>
          <w:bCs/>
          <w:color w:val="000000"/>
        </w:rPr>
        <w:t>ADR 001 - Monolithe Modulaire (Clean Architecture) :</w:t>
      </w:r>
      <w:r>
        <w:rPr>
          <w:color w:val="000000"/>
        </w:rPr>
        <w:t xml:space="preserve"> Découpage logique en domaines métier pour livrer rapidement (&lt; 1 mois) tout en préparant l'évolutivité. L'approche microservices a été rejetée.</w:t>
      </w:r>
    </w:p>
    <w:p w14:paraId="76E551C0" w14:textId="1A92EFC3" w:rsidR="00E7086F" w:rsidRDefault="00E65937">
      <w:pPr>
        <w:numPr>
          <w:ilvl w:val="0"/>
          <w:numId w:val="3"/>
        </w:numPr>
        <w:pBdr>
          <w:top w:val="nil"/>
          <w:left w:val="nil"/>
          <w:bottom w:val="nil"/>
          <w:right w:val="nil"/>
          <w:between w:val="nil"/>
        </w:pBdr>
        <w:spacing w:line="275" w:lineRule="auto"/>
      </w:pPr>
      <w:r>
        <w:rPr>
          <w:b/>
          <w:bCs/>
          <w:color w:val="000000"/>
        </w:rPr>
        <w:t>ADR 002 - Blazor Web App :</w:t>
      </w:r>
      <w:r>
        <w:rPr>
          <w:color w:val="000000"/>
        </w:rPr>
        <w:t xml:space="preserve"> Choisi pour unifier le code client/serveur, capitaliser sur l'expertise C# de l'équipe et éviter la gestion d'une double stack.</w:t>
      </w:r>
    </w:p>
    <w:p w14:paraId="2C2CE6E4" w14:textId="71878567" w:rsidR="003221C0" w:rsidRPr="00971F53" w:rsidRDefault="00E65937" w:rsidP="00971F53">
      <w:pPr>
        <w:numPr>
          <w:ilvl w:val="0"/>
          <w:numId w:val="3"/>
        </w:numPr>
        <w:pBdr>
          <w:top w:val="nil"/>
          <w:left w:val="nil"/>
          <w:bottom w:val="nil"/>
          <w:right w:val="nil"/>
          <w:between w:val="nil"/>
        </w:pBdr>
        <w:spacing w:line="275" w:lineRule="auto"/>
      </w:pPr>
      <w:r>
        <w:rPr>
          <w:b/>
          <w:bCs/>
          <w:color w:val="000000"/>
        </w:rPr>
        <w:t>ADR 003 - Entity Framework Core :</w:t>
      </w:r>
      <w:r>
        <w:rPr>
          <w:color w:val="000000"/>
        </w:rPr>
        <w:t xml:space="preserve"> Utilisé avec des Intercepteurs pour injecter automatiquement l'Audit Trail et forcer le Soft Delete sur chaque entité, sans alourdir la logique métier.</w:t>
      </w:r>
    </w:p>
    <w:p w14:paraId="38C7AB45" w14:textId="77777777" w:rsidR="00F4328B" w:rsidRDefault="00F4328B" w:rsidP="00971F53">
      <w:pPr>
        <w:pBdr>
          <w:top w:val="nil"/>
          <w:left w:val="nil"/>
          <w:bottom w:val="nil"/>
          <w:right w:val="nil"/>
          <w:between w:val="nil"/>
        </w:pBdr>
        <w:spacing w:line="275" w:lineRule="auto"/>
      </w:pPr>
    </w:p>
    <w:p w14:paraId="76E551C2" w14:textId="0A4C4CD9" w:rsidR="00E7086F" w:rsidRDefault="00E65937">
      <w:pPr>
        <w:pStyle w:val="Titre3"/>
      </w:pPr>
      <w:r>
        <w:lastRenderedPageBreak/>
        <w:t>12.2 Modèle de Données Enrichi (UML)</w:t>
      </w:r>
    </w:p>
    <w:p w14:paraId="76E551C3" w14:textId="0CA4E899" w:rsidR="00E7086F" w:rsidRDefault="00E65937">
      <w:pPr>
        <w:pBdr>
          <w:top w:val="nil"/>
          <w:left w:val="nil"/>
          <w:bottom w:val="nil"/>
          <w:right w:val="nil"/>
          <w:between w:val="nil"/>
        </w:pBdr>
        <w:spacing w:line="275" w:lineRule="auto"/>
        <w:rPr>
          <w:color w:val="000000"/>
        </w:rPr>
      </w:pPr>
      <w:r>
        <w:rPr>
          <w:color w:val="000000"/>
        </w:rPr>
        <w:t>Le modèle gère l'ensemble des modules (ressources, projets, équipements, temps) sans aucune suppression physique.</w:t>
      </w:r>
    </w:p>
    <w:p w14:paraId="76E551C4" w14:textId="76291F2B" w:rsidR="00E7086F" w:rsidRDefault="00DB3C5F" w:rsidP="00F47F5E">
      <w:pPr>
        <w:pBdr>
          <w:top w:val="nil"/>
          <w:left w:val="nil"/>
          <w:bottom w:val="nil"/>
          <w:right w:val="nil"/>
          <w:between w:val="nil"/>
        </w:pBdr>
        <w:spacing w:before="225" w:after="585" w:line="275" w:lineRule="auto"/>
        <w:ind w:left="225" w:right="225"/>
        <w:jc w:val="center"/>
        <w:rPr>
          <w:rFonts w:ascii="Courier" w:eastAsia="Courier" w:hAnsi="Courier" w:cs="Courier"/>
          <w:shd w:val="clear" w:color="auto" w:fill="F2F2F2"/>
        </w:rPr>
      </w:pPr>
      <w:r>
        <w:rPr>
          <w:rFonts w:ascii="Courier" w:eastAsia="Courier" w:hAnsi="Courier" w:cs="Courier"/>
          <w:noProof/>
          <w:shd w:val="clear" w:color="auto" w:fill="F2F2F2"/>
        </w:rPr>
        <w:drawing>
          <wp:inline distT="0" distB="0" distL="0" distR="0" wp14:anchorId="49C3E68C" wp14:editId="182D10F0">
            <wp:extent cx="5353050" cy="6417935"/>
            <wp:effectExtent l="0" t="0" r="0" b="0"/>
            <wp:docPr id="11532304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58104" cy="6423995"/>
                    </a:xfrm>
                    <a:prstGeom prst="rect">
                      <a:avLst/>
                    </a:prstGeom>
                    <a:noFill/>
                    <a:ln>
                      <a:noFill/>
                    </a:ln>
                  </pic:spPr>
                </pic:pic>
              </a:graphicData>
            </a:graphic>
          </wp:inline>
        </w:drawing>
      </w:r>
      <w:r w:rsidR="00E65937">
        <w:rPr>
          <w:rFonts w:ascii="Courier" w:eastAsia="Courier" w:hAnsi="Courier" w:cs="Courier"/>
          <w:shd w:val="clear" w:color="auto" w:fill="F2F2F2"/>
        </w:rPr>
        <w:br/>
      </w:r>
    </w:p>
    <w:p w14:paraId="76E551C5" w14:textId="7491B2F9" w:rsidR="00E7086F" w:rsidRDefault="00E65937">
      <w:pPr>
        <w:pBdr>
          <w:top w:val="nil"/>
          <w:left w:val="nil"/>
          <w:bottom w:val="nil"/>
          <w:right w:val="nil"/>
          <w:between w:val="nil"/>
        </w:pBdr>
        <w:spacing w:after="360" w:line="275" w:lineRule="auto"/>
        <w:rPr>
          <w:i/>
          <w:iCs/>
          <w:color w:val="000000"/>
        </w:rPr>
      </w:pPr>
      <w:r>
        <w:rPr>
          <w:i/>
          <w:iCs/>
          <w:color w:val="000000"/>
        </w:rPr>
        <w:t>Note : Les intercepteurs EF Core captureront automatiquement les anciennes et nouvelles valeurs de chaque modification pour l'Audit Trail.</w:t>
      </w:r>
    </w:p>
    <w:p w14:paraId="76E551C6" w14:textId="77777777" w:rsidR="00E7086F" w:rsidRDefault="00E65937">
      <w:pPr>
        <w:pStyle w:val="Titre2"/>
        <w:spacing w:before="0"/>
      </w:pPr>
      <w:r>
        <w:lastRenderedPageBreak/>
        <w:t>13. Roadmap Prévisionnelle</w:t>
      </w:r>
    </w:p>
    <w:p w14:paraId="76E551C7" w14:textId="52689878" w:rsidR="00E7086F" w:rsidRDefault="00E65937">
      <w:pPr>
        <w:numPr>
          <w:ilvl w:val="0"/>
          <w:numId w:val="4"/>
        </w:numPr>
        <w:pBdr>
          <w:top w:val="nil"/>
          <w:left w:val="nil"/>
          <w:bottom w:val="nil"/>
          <w:right w:val="nil"/>
          <w:between w:val="nil"/>
        </w:pBdr>
        <w:spacing w:line="275" w:lineRule="auto"/>
      </w:pPr>
      <w:r>
        <w:rPr>
          <w:b/>
          <w:bCs/>
          <w:color w:val="000000"/>
        </w:rPr>
        <w:t>Semaines 1-4 :</w:t>
      </w:r>
      <w:r>
        <w:rPr>
          <w:color w:val="000000"/>
        </w:rPr>
        <w:t xml:space="preserve"> Réalisation du PoC local (Mise en place de l'Architecture, Modèle de données CRUD, Mock d'Authentification).</w:t>
      </w:r>
    </w:p>
    <w:p w14:paraId="76E551C8" w14:textId="77777777" w:rsidR="00E7086F" w:rsidRDefault="00E65937">
      <w:pPr>
        <w:numPr>
          <w:ilvl w:val="0"/>
          <w:numId w:val="4"/>
        </w:numPr>
        <w:pBdr>
          <w:top w:val="nil"/>
          <w:left w:val="nil"/>
          <w:bottom w:val="nil"/>
          <w:right w:val="nil"/>
          <w:between w:val="nil"/>
        </w:pBdr>
        <w:spacing w:line="275" w:lineRule="auto"/>
      </w:pPr>
      <w:r>
        <w:rPr>
          <w:b/>
          <w:bCs/>
          <w:color w:val="000000"/>
        </w:rPr>
        <w:t>Mois 2-3 :</w:t>
      </w:r>
      <w:r>
        <w:rPr>
          <w:color w:val="000000"/>
        </w:rPr>
        <w:t xml:space="preserve"> Développement du MVP (Modules Time Tracking, Project &amp; Resource Management).</w:t>
      </w:r>
    </w:p>
    <w:p w14:paraId="76E551C9" w14:textId="0FA08535" w:rsidR="00E7086F" w:rsidRDefault="00E65937">
      <w:pPr>
        <w:numPr>
          <w:ilvl w:val="0"/>
          <w:numId w:val="4"/>
        </w:numPr>
        <w:pBdr>
          <w:top w:val="nil"/>
          <w:left w:val="nil"/>
          <w:bottom w:val="nil"/>
          <w:right w:val="nil"/>
          <w:between w:val="nil"/>
        </w:pBdr>
        <w:spacing w:line="275" w:lineRule="auto"/>
      </w:pPr>
      <w:r>
        <w:rPr>
          <w:b/>
          <w:bCs/>
          <w:color w:val="000000"/>
        </w:rPr>
        <w:t>Mois 4-5 :</w:t>
      </w:r>
      <w:r>
        <w:rPr>
          <w:color w:val="000000"/>
        </w:rPr>
        <w:t xml:space="preserve"> Déploiement Cible de Production (Intégration Entra ID, IIS, SQL Server).</w:t>
      </w:r>
    </w:p>
    <w:sectPr w:rsidR="00E7086F">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aletti, Laura" w:date="2026-07-30T11:15:00Z" w:initials="LM">
    <w:p w14:paraId="2FC94FFE" w14:textId="77777777" w:rsidR="004E218D" w:rsidRDefault="004E218D" w:rsidP="004E218D">
      <w:pPr>
        <w:pStyle w:val="Commentaire"/>
      </w:pPr>
      <w:r>
        <w:rPr>
          <w:rStyle w:val="Marquedecommentaire"/>
        </w:rPr>
        <w:annotationRef/>
      </w:r>
      <w:r>
        <w:t>Pourquoi besoin de préciser gratuit?</w:t>
      </w:r>
    </w:p>
  </w:comment>
  <w:comment w:id="3" w:author="Micaletti, Laura" w:date="2026-07-30T11:16:00Z" w:initials="LM">
    <w:p w14:paraId="05D2B589" w14:textId="77777777" w:rsidR="00801455" w:rsidRDefault="00801455" w:rsidP="00801455">
      <w:pPr>
        <w:pStyle w:val="Commentaire"/>
      </w:pPr>
      <w:r>
        <w:rPr>
          <w:rStyle w:val="Marquedecommentaire"/>
        </w:rPr>
        <w:annotationRef/>
      </w:r>
      <w:r>
        <w:t>+ Suivi des équipements (maintenance)</w:t>
      </w:r>
    </w:p>
  </w:comment>
  <w:comment w:id="4" w:author="Micaletti, Laura" w:date="2026-07-30T14:20:00Z" w:initials="LM">
    <w:p w14:paraId="0EE2C561" w14:textId="77777777" w:rsidR="00F97253" w:rsidRDefault="00F97253" w:rsidP="00F97253">
      <w:pPr>
        <w:pStyle w:val="Commentaire"/>
      </w:pPr>
      <w:r>
        <w:rPr>
          <w:rStyle w:val="Marquedecommentaire"/>
        </w:rPr>
        <w:annotationRef/>
      </w:r>
      <w:r>
        <w:t>Responsable équipements</w:t>
      </w:r>
    </w:p>
  </w:comment>
  <w:comment w:id="5" w:author="Micaletti, Laura" w:date="2026-07-30T11:21:00Z" w:initials="LM">
    <w:p w14:paraId="0E40AC7B" w14:textId="77777777" w:rsidR="00183586" w:rsidRDefault="00183586" w:rsidP="00183586">
      <w:pPr>
        <w:pStyle w:val="Commentaire"/>
      </w:pPr>
      <w:r>
        <w:rPr>
          <w:rStyle w:val="Marquedecommentaire"/>
        </w:rPr>
        <w:annotationRef/>
      </w:r>
      <w:r>
        <w:t>À définir quelque part dans le doc</w:t>
      </w:r>
    </w:p>
  </w:comment>
  <w:comment w:id="6" w:author="Micaletti, Laura" w:date="2026-07-30T11:25:00Z" w:initials="LM">
    <w:p w14:paraId="1014184D" w14:textId="77777777" w:rsidR="009545C3" w:rsidRDefault="009545C3" w:rsidP="009545C3">
      <w:pPr>
        <w:pStyle w:val="Commentaire"/>
      </w:pPr>
      <w:r>
        <w:rPr>
          <w:rStyle w:val="Marquedecommentaire"/>
        </w:rPr>
        <w:annotationRef/>
      </w:r>
      <w:r>
        <w:t>Je ne vois pas qui cela concerne?</w:t>
      </w:r>
    </w:p>
  </w:comment>
  <w:comment w:id="7" w:author="Micaletti, Laura" w:date="2026-07-30T11:26:00Z" w:initials="LM">
    <w:p w14:paraId="0DD8BBF0" w14:textId="77777777" w:rsidR="00521670" w:rsidRDefault="00521670" w:rsidP="00521670">
      <w:pPr>
        <w:pStyle w:val="Commentaire"/>
      </w:pPr>
      <w:r>
        <w:rPr>
          <w:rStyle w:val="Marquedecommentaire"/>
        </w:rPr>
        <w:annotationRef/>
      </w:r>
      <w:r>
        <w:t>Tu parles de l’IT pour des acces spécifiques à des équipements? Ou EMPOWER?</w:t>
      </w:r>
    </w:p>
  </w:comment>
  <w:comment w:id="8" w:author="Micaletti, Laura" w:date="2026-07-30T14:23:00Z" w:initials="LM">
    <w:p w14:paraId="7D369AB8" w14:textId="77777777" w:rsidR="00B266BF" w:rsidRDefault="00B266BF" w:rsidP="00B266BF">
      <w:pPr>
        <w:pStyle w:val="Commentaire"/>
      </w:pPr>
      <w:r>
        <w:rPr>
          <w:rStyle w:val="Marquedecommentaire"/>
        </w:rPr>
        <w:annotationRef/>
      </w:r>
      <w:r>
        <w:t>Directeur du departement +IT</w:t>
      </w:r>
    </w:p>
  </w:comment>
  <w:comment w:id="9" w:author="Micaletti, Laura" w:date="2026-07-30T11:37:00Z" w:initials="LM">
    <w:p w14:paraId="653D93F1" w14:textId="77777777" w:rsidR="009C11B7" w:rsidRDefault="00F04899" w:rsidP="009C11B7">
      <w:pPr>
        <w:pStyle w:val="Commentaire"/>
      </w:pPr>
      <w:r>
        <w:rPr>
          <w:rStyle w:val="Marquedecommentaire"/>
        </w:rPr>
        <w:annotationRef/>
      </w:r>
      <w:r w:rsidR="009C11B7">
        <w:t>Année calendaire = 1 fiscale</w:t>
      </w:r>
    </w:p>
  </w:comment>
  <w:comment w:id="10" w:author="Micaletti, Laura" w:date="2026-07-30T11:39:00Z" w:initials="LM">
    <w:p w14:paraId="6E758F45" w14:textId="0CF138A2" w:rsidR="001C246D" w:rsidRDefault="001C246D" w:rsidP="001C246D">
      <w:pPr>
        <w:pStyle w:val="Commentaire"/>
      </w:pPr>
      <w:r>
        <w:rPr>
          <w:rStyle w:val="Marquedecommentaire"/>
        </w:rPr>
        <w:annotationRef/>
      </w:r>
      <w:r>
        <w:t>Il manque lliste des abréviations dans ce document</w:t>
      </w:r>
    </w:p>
  </w:comment>
  <w:comment w:id="13" w:author="Micaletti, Laura" w:date="2026-07-30T11:42:00Z" w:initials="LM">
    <w:p w14:paraId="1E649A84" w14:textId="77777777" w:rsidR="00983687" w:rsidRDefault="00983687" w:rsidP="00983687">
      <w:pPr>
        <w:pStyle w:val="Commentaire"/>
      </w:pPr>
      <w:r>
        <w:rPr>
          <w:rStyle w:val="Marquedecommentaire"/>
        </w:rPr>
        <w:annotationRef/>
      </w:r>
      <w:r>
        <w:t>À rediscuter</w:t>
      </w:r>
    </w:p>
  </w:comment>
  <w:comment w:id="16" w:author="Micaletti, Laura" w:date="2026-07-30T11:44:00Z" w:initials="LM">
    <w:p w14:paraId="77EA4DF7" w14:textId="77777777" w:rsidR="00426BAB" w:rsidRDefault="00426BAB" w:rsidP="00426BAB">
      <w:pPr>
        <w:pStyle w:val="Commentaire"/>
      </w:pPr>
      <w:r>
        <w:rPr>
          <w:rStyle w:val="Marquedecommentaire"/>
        </w:rPr>
        <w:annotationRef/>
      </w:r>
      <w:r>
        <w:t>Il faut détaillé tout ça</w:t>
      </w:r>
    </w:p>
  </w:comment>
  <w:comment w:id="17" w:author="Micaletti, Laura" w:date="2026-07-30T11:47:00Z" w:initials="LM">
    <w:p w14:paraId="238BFF37" w14:textId="77777777" w:rsidR="00D25618" w:rsidRDefault="008D4DD9" w:rsidP="00D25618">
      <w:pPr>
        <w:pStyle w:val="Commentaire"/>
      </w:pPr>
      <w:r>
        <w:rPr>
          <w:rStyle w:val="Marquedecommentaire"/>
        </w:rPr>
        <w:annotationRef/>
      </w:r>
      <w:r w:rsidR="00D25618">
        <w:t xml:space="preserve">À revoir : </w:t>
      </w:r>
    </w:p>
    <w:p w14:paraId="4CCAB8F2" w14:textId="77777777" w:rsidR="00D25618" w:rsidRDefault="00D25618" w:rsidP="00D25618">
      <w:pPr>
        <w:pStyle w:val="Commentaire"/>
      </w:pPr>
      <w:r>
        <w:t>Nom et model</w:t>
      </w:r>
    </w:p>
    <w:p w14:paraId="1825FF32" w14:textId="77777777" w:rsidR="00D25618" w:rsidRDefault="00D25618" w:rsidP="00D25618">
      <w:pPr>
        <w:pStyle w:val="Commentaire"/>
      </w:pPr>
      <w:r>
        <w:t xml:space="preserve">Date installation </w:t>
      </w:r>
    </w:p>
    <w:p w14:paraId="04BBEE7E" w14:textId="77777777" w:rsidR="00D25618" w:rsidRDefault="00D25618" w:rsidP="00D25618">
      <w:pPr>
        <w:pStyle w:val="Commentaire"/>
      </w:pPr>
      <w:r>
        <w:t>QI/QO réalisée : O/N</w:t>
      </w:r>
    </w:p>
    <w:p w14:paraId="38B91CA2" w14:textId="77777777" w:rsidR="00D25618" w:rsidRDefault="00D25618" w:rsidP="00D25618">
      <w:pPr>
        <w:pStyle w:val="Commentaire"/>
      </w:pPr>
      <w:r>
        <w:t>N# série</w:t>
      </w:r>
    </w:p>
    <w:p w14:paraId="308C49EB" w14:textId="77777777" w:rsidR="00D25618" w:rsidRDefault="00D25618" w:rsidP="00D25618">
      <w:pPr>
        <w:pStyle w:val="Commentaire"/>
      </w:pPr>
      <w:r>
        <w:t>Durée garantie</w:t>
      </w:r>
    </w:p>
    <w:p w14:paraId="10FC98C3" w14:textId="77777777" w:rsidR="00D25618" w:rsidRDefault="00D25618" w:rsidP="00D25618">
      <w:pPr>
        <w:pStyle w:val="Commentaire"/>
      </w:pPr>
      <w:r>
        <w:t>Date fin garantie</w:t>
      </w:r>
    </w:p>
    <w:p w14:paraId="457D22E4" w14:textId="77777777" w:rsidR="00D25618" w:rsidRDefault="00D25618" w:rsidP="00D25618">
      <w:pPr>
        <w:pStyle w:val="Commentaire"/>
      </w:pPr>
      <w:r>
        <w:t>Prix acquisition</w:t>
      </w:r>
    </w:p>
    <w:p w14:paraId="6CB06B8D" w14:textId="77777777" w:rsidR="00D25618" w:rsidRDefault="00D25618" w:rsidP="00D25618">
      <w:pPr>
        <w:pStyle w:val="Commentaire"/>
      </w:pPr>
      <w:r>
        <w:t>Périodicité de la maintenance</w:t>
      </w:r>
    </w:p>
    <w:p w14:paraId="471B018C" w14:textId="77777777" w:rsidR="00D25618" w:rsidRDefault="00D25618" w:rsidP="00D25618">
      <w:pPr>
        <w:pStyle w:val="Commentaire"/>
      </w:pPr>
      <w:r>
        <w:t>Coût maintenance annuelle</w:t>
      </w:r>
    </w:p>
    <w:p w14:paraId="35BAFA45" w14:textId="77777777" w:rsidR="00D25618" w:rsidRDefault="00D25618" w:rsidP="00D25618">
      <w:pPr>
        <w:pStyle w:val="Commentaire"/>
      </w:pPr>
      <w:r>
        <w:t>Contact fournisseur</w:t>
      </w:r>
    </w:p>
  </w:comment>
  <w:comment w:id="18" w:author="Micaletti, Laura" w:date="2026-07-30T11:44:00Z" w:initials="LM">
    <w:p w14:paraId="1B7E4A81" w14:textId="77777777" w:rsidR="001B1481" w:rsidRDefault="001B1481" w:rsidP="001B1481">
      <w:pPr>
        <w:pStyle w:val="Commentaire"/>
      </w:pPr>
      <w:r>
        <w:rPr>
          <w:rStyle w:val="Marquedecommentaire"/>
        </w:rPr>
        <w:annotationRef/>
      </w:r>
      <w:r>
        <w:t>?</w:t>
      </w:r>
    </w:p>
  </w:comment>
  <w:comment w:id="19" w:author="Micaletti, Laura" w:date="2026-07-30T11:48:00Z" w:initials="LM">
    <w:p w14:paraId="1913F9F2" w14:textId="77777777" w:rsidR="00943F85" w:rsidRDefault="00943F85" w:rsidP="00943F85">
      <w:pPr>
        <w:pStyle w:val="Commentaire"/>
      </w:pPr>
      <w:r>
        <w:rPr>
          <w:rStyle w:val="Marquedecommentaire"/>
        </w:rPr>
        <w:annotationRef/>
      </w:r>
      <w:r>
        <w:t>Dépendant des contrats</w:t>
      </w:r>
    </w:p>
  </w:comment>
  <w:comment w:id="20" w:author="Micaletti, Laura" w:date="2026-07-30T11:49:00Z" w:initials="LM">
    <w:p w14:paraId="72698DBD" w14:textId="77777777" w:rsidR="00943F85" w:rsidRDefault="00943F85" w:rsidP="00943F85">
      <w:pPr>
        <w:pStyle w:val="Commentaire"/>
      </w:pPr>
      <w:r>
        <w:rPr>
          <w:rStyle w:val="Marquedecommentaire"/>
        </w:rPr>
        <w:annotationRef/>
      </w:r>
      <w:r>
        <w:t>Bcp de français/anglais dans le document, à discuter</w:t>
      </w:r>
    </w:p>
  </w:comment>
  <w:comment w:id="22" w:author="Micaletti, Laura" w:date="2026-07-30T11:52:00Z" w:initials="LM">
    <w:p w14:paraId="7670C61F" w14:textId="77777777" w:rsidR="00A45D02" w:rsidRDefault="00A45D02" w:rsidP="00A45D02">
      <w:pPr>
        <w:pStyle w:val="Commentaire"/>
      </w:pPr>
      <w:r>
        <w:rPr>
          <w:rStyle w:val="Marquedecommentaire"/>
        </w:rPr>
        <w:annotationRef/>
      </w:r>
      <w:r>
        <w:t>Que Iso 17025</w:t>
      </w:r>
    </w:p>
  </w:comment>
  <w:comment w:id="21" w:author="Micaletti, Laura" w:date="2026-07-30T11:52:00Z" w:initials="LM">
    <w:p w14:paraId="2684EAF2" w14:textId="77777777" w:rsidR="00E75E5E" w:rsidRDefault="00E75E5E" w:rsidP="00E75E5E">
      <w:pPr>
        <w:pStyle w:val="Commentaire"/>
      </w:pPr>
      <w:r>
        <w:rPr>
          <w:rStyle w:val="Marquedecommentaire"/>
        </w:rPr>
        <w:annotationRef/>
      </w:r>
      <w:r>
        <w:t>Si c’est pour ton application : OK</w:t>
      </w:r>
    </w:p>
    <w:p w14:paraId="21C4793A" w14:textId="77777777" w:rsidR="00E75E5E" w:rsidRDefault="00E75E5E" w:rsidP="00E75E5E">
      <w:pPr>
        <w:pStyle w:val="Commentaire"/>
      </w:pPr>
      <w:r>
        <w:t>Sinon pour nous, pas necessaire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94FFE" w15:done="0"/>
  <w15:commentEx w15:paraId="05D2B589" w15:done="0"/>
  <w15:commentEx w15:paraId="0EE2C561" w15:paraIdParent="05D2B589" w15:done="0"/>
  <w15:commentEx w15:paraId="0E40AC7B" w15:done="0"/>
  <w15:commentEx w15:paraId="1014184D" w15:done="0"/>
  <w15:commentEx w15:paraId="0DD8BBF0" w15:paraIdParent="1014184D" w15:done="0"/>
  <w15:commentEx w15:paraId="7D369AB8" w15:paraIdParent="1014184D" w15:done="0"/>
  <w15:commentEx w15:paraId="653D93F1" w15:done="0"/>
  <w15:commentEx w15:paraId="6E758F45" w15:done="0"/>
  <w15:commentEx w15:paraId="1E649A84" w15:done="0"/>
  <w15:commentEx w15:paraId="77EA4DF7" w15:done="0"/>
  <w15:commentEx w15:paraId="35BAFA45" w15:done="0"/>
  <w15:commentEx w15:paraId="1B7E4A81" w15:done="0"/>
  <w15:commentEx w15:paraId="1913F9F2" w15:done="0"/>
  <w15:commentEx w15:paraId="72698DBD" w15:done="0"/>
  <w15:commentEx w15:paraId="7670C61F" w15:done="0"/>
  <w15:commentEx w15:paraId="21C479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E7EA7" w16cex:dateUtc="2026-07-30T09:15:00Z"/>
  <w16cex:commentExtensible w16cex:durableId="381E0B9B" w16cex:dateUtc="2026-07-30T09:16:00Z"/>
  <w16cex:commentExtensible w16cex:durableId="6CF8A20E" w16cex:dateUtc="2026-07-30T12:20:00Z"/>
  <w16cex:commentExtensible w16cex:durableId="2D6CA528" w16cex:dateUtc="2026-07-30T09:21:00Z"/>
  <w16cex:commentExtensible w16cex:durableId="62175D7B" w16cex:dateUtc="2026-07-30T09:25:00Z"/>
  <w16cex:commentExtensible w16cex:durableId="71C10879" w16cex:dateUtc="2026-07-30T09:26:00Z"/>
  <w16cex:commentExtensible w16cex:durableId="51BC4191" w16cex:dateUtc="2026-07-30T12:23:00Z"/>
  <w16cex:commentExtensible w16cex:durableId="2E3064D5" w16cex:dateUtc="2026-07-30T09:37:00Z"/>
  <w16cex:commentExtensible w16cex:durableId="085C776C" w16cex:dateUtc="2026-07-30T09:39:00Z"/>
  <w16cex:commentExtensible w16cex:durableId="5FB2A8BC" w16cex:dateUtc="2026-07-30T09:42:00Z"/>
  <w16cex:commentExtensible w16cex:durableId="3A05D43E" w16cex:dateUtc="2026-07-30T09:44:00Z"/>
  <w16cex:commentExtensible w16cex:durableId="68849C0E" w16cex:dateUtc="2026-07-30T09:47:00Z"/>
  <w16cex:commentExtensible w16cex:durableId="7AB4118A" w16cex:dateUtc="2026-07-30T09:44:00Z"/>
  <w16cex:commentExtensible w16cex:durableId="09EADF81" w16cex:dateUtc="2026-07-30T09:48:00Z"/>
  <w16cex:commentExtensible w16cex:durableId="2FAB76DB" w16cex:dateUtc="2026-07-30T09:49:00Z"/>
  <w16cex:commentExtensible w16cex:durableId="187C8F8C" w16cex:dateUtc="2026-07-30T09:52:00Z"/>
  <w16cex:commentExtensible w16cex:durableId="26DE9E7F" w16cex:dateUtc="2026-07-30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94FFE" w16cid:durableId="469E7EA7"/>
  <w16cid:commentId w16cid:paraId="05D2B589" w16cid:durableId="381E0B9B"/>
  <w16cid:commentId w16cid:paraId="0EE2C561" w16cid:durableId="6CF8A20E"/>
  <w16cid:commentId w16cid:paraId="0E40AC7B" w16cid:durableId="2D6CA528"/>
  <w16cid:commentId w16cid:paraId="1014184D" w16cid:durableId="62175D7B"/>
  <w16cid:commentId w16cid:paraId="0DD8BBF0" w16cid:durableId="71C10879"/>
  <w16cid:commentId w16cid:paraId="7D369AB8" w16cid:durableId="51BC4191"/>
  <w16cid:commentId w16cid:paraId="653D93F1" w16cid:durableId="2E3064D5"/>
  <w16cid:commentId w16cid:paraId="6E758F45" w16cid:durableId="085C776C"/>
  <w16cid:commentId w16cid:paraId="1E649A84" w16cid:durableId="5FB2A8BC"/>
  <w16cid:commentId w16cid:paraId="77EA4DF7" w16cid:durableId="3A05D43E"/>
  <w16cid:commentId w16cid:paraId="35BAFA45" w16cid:durableId="68849C0E"/>
  <w16cid:commentId w16cid:paraId="1B7E4A81" w16cid:durableId="7AB4118A"/>
  <w16cid:commentId w16cid:paraId="1913F9F2" w16cid:durableId="09EADF81"/>
  <w16cid:commentId w16cid:paraId="72698DBD" w16cid:durableId="2FAB76DB"/>
  <w16cid:commentId w16cid:paraId="7670C61F" w16cid:durableId="187C8F8C"/>
  <w16cid:commentId w16cid:paraId="21C4793A" w16cid:durableId="26DE9E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A9EE1F5-B1D2-4EF4-B7E5-DF9BBA0B127C}"/>
  </w:font>
  <w:font w:name="Arial Unicode MS">
    <w:altName w:val="Arial"/>
    <w:panose1 w:val="020B06040202020202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C1CFD684-96A8-4B5A-95F9-CCC52F328717}"/>
  </w:font>
  <w:font w:name="Cambria">
    <w:panose1 w:val="02040503050406030204"/>
    <w:charset w:val="00"/>
    <w:family w:val="roman"/>
    <w:pitch w:val="variable"/>
    <w:sig w:usb0="E00006FF" w:usb1="420024FF" w:usb2="02000000" w:usb3="00000000" w:csb0="0000019F" w:csb1="00000000"/>
    <w:embedRegular r:id="rId3" w:fontKey="{4616D28E-B678-4315-AD30-250A098B23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B64"/>
    <w:multiLevelType w:val="multilevel"/>
    <w:tmpl w:val="3B9E87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705F18"/>
    <w:multiLevelType w:val="multilevel"/>
    <w:tmpl w:val="E1B475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F121D0"/>
    <w:multiLevelType w:val="multilevel"/>
    <w:tmpl w:val="A2E250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3700795"/>
    <w:multiLevelType w:val="hybridMultilevel"/>
    <w:tmpl w:val="CFF46D4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8A71046"/>
    <w:multiLevelType w:val="multilevel"/>
    <w:tmpl w:val="09E4D4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0972DB"/>
    <w:multiLevelType w:val="multilevel"/>
    <w:tmpl w:val="902A043C"/>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84D7D58"/>
    <w:multiLevelType w:val="hybridMultilevel"/>
    <w:tmpl w:val="34A400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BF0087"/>
    <w:multiLevelType w:val="multilevel"/>
    <w:tmpl w:val="E5DA74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A6C455A"/>
    <w:multiLevelType w:val="hybridMultilevel"/>
    <w:tmpl w:val="B37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0451B"/>
    <w:multiLevelType w:val="multilevel"/>
    <w:tmpl w:val="B80C29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4045DFC"/>
    <w:multiLevelType w:val="hybridMultilevel"/>
    <w:tmpl w:val="1578E33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4B60081"/>
    <w:multiLevelType w:val="hybridMultilevel"/>
    <w:tmpl w:val="D97299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847C41"/>
    <w:multiLevelType w:val="multilevel"/>
    <w:tmpl w:val="902A043C"/>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9857C40"/>
    <w:multiLevelType w:val="multilevel"/>
    <w:tmpl w:val="09CE9C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A0C54C7"/>
    <w:multiLevelType w:val="multilevel"/>
    <w:tmpl w:val="171624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A6807C7"/>
    <w:multiLevelType w:val="hybridMultilevel"/>
    <w:tmpl w:val="3278AF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BF5197B"/>
    <w:multiLevelType w:val="multilevel"/>
    <w:tmpl w:val="5890EC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D1003C8"/>
    <w:multiLevelType w:val="multilevel"/>
    <w:tmpl w:val="97423F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2AC365C"/>
    <w:multiLevelType w:val="multilevel"/>
    <w:tmpl w:val="26E699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40618AF"/>
    <w:multiLevelType w:val="hybridMultilevel"/>
    <w:tmpl w:val="C5E685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5DB4F96"/>
    <w:multiLevelType w:val="hybridMultilevel"/>
    <w:tmpl w:val="91CE3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D81BE1"/>
    <w:multiLevelType w:val="hybridMultilevel"/>
    <w:tmpl w:val="645A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1362DC"/>
    <w:multiLevelType w:val="multilevel"/>
    <w:tmpl w:val="DA14D9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38636313"/>
    <w:multiLevelType w:val="multilevel"/>
    <w:tmpl w:val="4CE458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3F9D2AC0"/>
    <w:multiLevelType w:val="multilevel"/>
    <w:tmpl w:val="7220DA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25749AC"/>
    <w:multiLevelType w:val="multilevel"/>
    <w:tmpl w:val="0B783E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5E10B7B"/>
    <w:multiLevelType w:val="hybridMultilevel"/>
    <w:tmpl w:val="21D4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6D73A2"/>
    <w:multiLevelType w:val="hybridMultilevel"/>
    <w:tmpl w:val="D362EC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E93267"/>
    <w:multiLevelType w:val="hybridMultilevel"/>
    <w:tmpl w:val="F326C36C"/>
    <w:lvl w:ilvl="0" w:tplc="25B4E398">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A6708B"/>
    <w:multiLevelType w:val="hybridMultilevel"/>
    <w:tmpl w:val="94586024"/>
    <w:lvl w:ilvl="0" w:tplc="AC46999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2F469B"/>
    <w:multiLevelType w:val="hybridMultilevel"/>
    <w:tmpl w:val="8E72392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63B546B"/>
    <w:multiLevelType w:val="hybridMultilevel"/>
    <w:tmpl w:val="9D7E7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66410C8"/>
    <w:multiLevelType w:val="multilevel"/>
    <w:tmpl w:val="AB5A4E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8DE7BE3"/>
    <w:multiLevelType w:val="multilevel"/>
    <w:tmpl w:val="318E99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5DA3074E"/>
    <w:multiLevelType w:val="hybridMultilevel"/>
    <w:tmpl w:val="AFE6770C"/>
    <w:lvl w:ilvl="0" w:tplc="FF14685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0A65A8"/>
    <w:multiLevelType w:val="multilevel"/>
    <w:tmpl w:val="6AC6C1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5A5322F"/>
    <w:multiLevelType w:val="hybridMultilevel"/>
    <w:tmpl w:val="77940C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B518E3"/>
    <w:multiLevelType w:val="hybridMultilevel"/>
    <w:tmpl w:val="85D84296"/>
    <w:lvl w:ilvl="0" w:tplc="8B4EB6F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6942BB"/>
    <w:multiLevelType w:val="hybridMultilevel"/>
    <w:tmpl w:val="46B28D1C"/>
    <w:lvl w:ilvl="0" w:tplc="04090001">
      <w:start w:val="1"/>
      <w:numFmt w:val="bullet"/>
      <w:lvlText w:val=""/>
      <w:lvlJc w:val="left"/>
      <w:pPr>
        <w:ind w:left="720" w:hanging="360"/>
      </w:pPr>
      <w:rPr>
        <w:rFonts w:ascii="Symbol" w:hAnsi="Symbol" w:hint="default"/>
      </w:rPr>
    </w:lvl>
    <w:lvl w:ilvl="1" w:tplc="E84EAF18">
      <w:numFmt w:val="bullet"/>
      <w:lvlText w:val="-"/>
      <w:lvlJc w:val="left"/>
      <w:pPr>
        <w:ind w:left="1440" w:hanging="360"/>
      </w:pPr>
      <w:rPr>
        <w:rFonts w:ascii="Arial" w:eastAsia="Arial"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8078172">
    <w:abstractNumId w:val="32"/>
  </w:num>
  <w:num w:numId="2" w16cid:durableId="1848907306">
    <w:abstractNumId w:val="4"/>
  </w:num>
  <w:num w:numId="3" w16cid:durableId="691613477">
    <w:abstractNumId w:val="17"/>
  </w:num>
  <w:num w:numId="4" w16cid:durableId="1882745505">
    <w:abstractNumId w:val="9"/>
  </w:num>
  <w:num w:numId="5" w16cid:durableId="1322075019">
    <w:abstractNumId w:val="33"/>
  </w:num>
  <w:num w:numId="6" w16cid:durableId="399720035">
    <w:abstractNumId w:val="14"/>
  </w:num>
  <w:num w:numId="7" w16cid:durableId="1008944272">
    <w:abstractNumId w:val="2"/>
  </w:num>
  <w:num w:numId="8" w16cid:durableId="249050923">
    <w:abstractNumId w:val="7"/>
  </w:num>
  <w:num w:numId="9" w16cid:durableId="998114379">
    <w:abstractNumId w:val="25"/>
  </w:num>
  <w:num w:numId="10" w16cid:durableId="478116250">
    <w:abstractNumId w:val="16"/>
  </w:num>
  <w:num w:numId="11" w16cid:durableId="1166287071">
    <w:abstractNumId w:val="0"/>
  </w:num>
  <w:num w:numId="12" w16cid:durableId="1974172293">
    <w:abstractNumId w:val="35"/>
  </w:num>
  <w:num w:numId="13" w16cid:durableId="411203485">
    <w:abstractNumId w:val="23"/>
  </w:num>
  <w:num w:numId="14" w16cid:durableId="1950695318">
    <w:abstractNumId w:val="13"/>
  </w:num>
  <w:num w:numId="15" w16cid:durableId="741609535">
    <w:abstractNumId w:val="18"/>
  </w:num>
  <w:num w:numId="16" w16cid:durableId="1411199907">
    <w:abstractNumId w:val="24"/>
  </w:num>
  <w:num w:numId="17" w16cid:durableId="2040735601">
    <w:abstractNumId w:val="22"/>
  </w:num>
  <w:num w:numId="18" w16cid:durableId="147328734">
    <w:abstractNumId w:val="1"/>
  </w:num>
  <w:num w:numId="19" w16cid:durableId="1553611860">
    <w:abstractNumId w:val="8"/>
  </w:num>
  <w:num w:numId="20" w16cid:durableId="1595943546">
    <w:abstractNumId w:val="29"/>
  </w:num>
  <w:num w:numId="21" w16cid:durableId="1171608124">
    <w:abstractNumId w:val="38"/>
  </w:num>
  <w:num w:numId="22" w16cid:durableId="303462212">
    <w:abstractNumId w:val="5"/>
  </w:num>
  <w:num w:numId="23" w16cid:durableId="1444962938">
    <w:abstractNumId w:val="12"/>
  </w:num>
  <w:num w:numId="24" w16cid:durableId="1517427391">
    <w:abstractNumId w:val="30"/>
  </w:num>
  <w:num w:numId="25" w16cid:durableId="2015186650">
    <w:abstractNumId w:val="36"/>
  </w:num>
  <w:num w:numId="26" w16cid:durableId="778180894">
    <w:abstractNumId w:val="31"/>
  </w:num>
  <w:num w:numId="27" w16cid:durableId="1699045329">
    <w:abstractNumId w:val="15"/>
  </w:num>
  <w:num w:numId="28" w16cid:durableId="507718083">
    <w:abstractNumId w:val="3"/>
  </w:num>
  <w:num w:numId="29" w16cid:durableId="1298610609">
    <w:abstractNumId w:val="10"/>
  </w:num>
  <w:num w:numId="30" w16cid:durableId="1474907978">
    <w:abstractNumId w:val="28"/>
  </w:num>
  <w:num w:numId="31" w16cid:durableId="934174114">
    <w:abstractNumId w:val="19"/>
  </w:num>
  <w:num w:numId="32" w16cid:durableId="2059740229">
    <w:abstractNumId w:val="6"/>
  </w:num>
  <w:num w:numId="33" w16cid:durableId="1903177583">
    <w:abstractNumId w:val="27"/>
  </w:num>
  <w:num w:numId="34" w16cid:durableId="1680737067">
    <w:abstractNumId w:val="21"/>
  </w:num>
  <w:num w:numId="35" w16cid:durableId="1355376278">
    <w:abstractNumId w:val="37"/>
  </w:num>
  <w:num w:numId="36" w16cid:durableId="1699619386">
    <w:abstractNumId w:val="20"/>
  </w:num>
  <w:num w:numId="37" w16cid:durableId="1550338511">
    <w:abstractNumId w:val="26"/>
  </w:num>
  <w:num w:numId="38" w16cid:durableId="2054310436">
    <w:abstractNumId w:val="34"/>
  </w:num>
  <w:num w:numId="39" w16cid:durableId="3068739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aletti, Laura">
    <w15:presenceInfo w15:providerId="AD" w15:userId="S::Laura.Micaletti@catalent.com::d059b77a-fddc-4818-aa3f-1128200842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86F"/>
    <w:rsid w:val="00014F05"/>
    <w:rsid w:val="00052B7F"/>
    <w:rsid w:val="00053F23"/>
    <w:rsid w:val="00065E69"/>
    <w:rsid w:val="0007131B"/>
    <w:rsid w:val="00073399"/>
    <w:rsid w:val="00075FE2"/>
    <w:rsid w:val="00086FCF"/>
    <w:rsid w:val="000F234B"/>
    <w:rsid w:val="000F31DD"/>
    <w:rsid w:val="00154B11"/>
    <w:rsid w:val="00183586"/>
    <w:rsid w:val="00194DC4"/>
    <w:rsid w:val="001A31F4"/>
    <w:rsid w:val="001B1481"/>
    <w:rsid w:val="001C246D"/>
    <w:rsid w:val="001D245B"/>
    <w:rsid w:val="001D31CB"/>
    <w:rsid w:val="001D343D"/>
    <w:rsid w:val="001F1C97"/>
    <w:rsid w:val="001F2D37"/>
    <w:rsid w:val="001F5651"/>
    <w:rsid w:val="00210339"/>
    <w:rsid w:val="00222458"/>
    <w:rsid w:val="002404A7"/>
    <w:rsid w:val="00260314"/>
    <w:rsid w:val="0026776B"/>
    <w:rsid w:val="00280B38"/>
    <w:rsid w:val="00296076"/>
    <w:rsid w:val="002A458A"/>
    <w:rsid w:val="002A5AC4"/>
    <w:rsid w:val="002A61D4"/>
    <w:rsid w:val="002D400B"/>
    <w:rsid w:val="002E3E5A"/>
    <w:rsid w:val="003221C0"/>
    <w:rsid w:val="00325645"/>
    <w:rsid w:val="00342185"/>
    <w:rsid w:val="00352412"/>
    <w:rsid w:val="003726B4"/>
    <w:rsid w:val="003748CD"/>
    <w:rsid w:val="00384CDA"/>
    <w:rsid w:val="0039704F"/>
    <w:rsid w:val="003A6764"/>
    <w:rsid w:val="003B3C18"/>
    <w:rsid w:val="003B7223"/>
    <w:rsid w:val="003C1D01"/>
    <w:rsid w:val="003C5C0A"/>
    <w:rsid w:val="003C7CB9"/>
    <w:rsid w:val="003E1514"/>
    <w:rsid w:val="003E7D51"/>
    <w:rsid w:val="00425C27"/>
    <w:rsid w:val="00426BAB"/>
    <w:rsid w:val="00452BFE"/>
    <w:rsid w:val="00472EAE"/>
    <w:rsid w:val="00474DA0"/>
    <w:rsid w:val="00494BEF"/>
    <w:rsid w:val="004D0322"/>
    <w:rsid w:val="004D200D"/>
    <w:rsid w:val="004E218D"/>
    <w:rsid w:val="004E5B47"/>
    <w:rsid w:val="004E605A"/>
    <w:rsid w:val="00502155"/>
    <w:rsid w:val="00511B55"/>
    <w:rsid w:val="00521670"/>
    <w:rsid w:val="00527539"/>
    <w:rsid w:val="0059153D"/>
    <w:rsid w:val="005A757C"/>
    <w:rsid w:val="005C69E4"/>
    <w:rsid w:val="006052DC"/>
    <w:rsid w:val="006110A8"/>
    <w:rsid w:val="00614C40"/>
    <w:rsid w:val="00622ECD"/>
    <w:rsid w:val="006370DE"/>
    <w:rsid w:val="00644302"/>
    <w:rsid w:val="006446F3"/>
    <w:rsid w:val="006A3069"/>
    <w:rsid w:val="0072211F"/>
    <w:rsid w:val="00735265"/>
    <w:rsid w:val="007419FE"/>
    <w:rsid w:val="0074336A"/>
    <w:rsid w:val="007A2D04"/>
    <w:rsid w:val="007B3F37"/>
    <w:rsid w:val="007E7689"/>
    <w:rsid w:val="007F3E22"/>
    <w:rsid w:val="00801455"/>
    <w:rsid w:val="00827E7B"/>
    <w:rsid w:val="008321C9"/>
    <w:rsid w:val="008369C5"/>
    <w:rsid w:val="0085654F"/>
    <w:rsid w:val="008B5EBA"/>
    <w:rsid w:val="008C50E2"/>
    <w:rsid w:val="008D4DD9"/>
    <w:rsid w:val="008E1CA5"/>
    <w:rsid w:val="00943F85"/>
    <w:rsid w:val="0095417C"/>
    <w:rsid w:val="009545C3"/>
    <w:rsid w:val="00956CBB"/>
    <w:rsid w:val="009611FD"/>
    <w:rsid w:val="0096534D"/>
    <w:rsid w:val="00971F53"/>
    <w:rsid w:val="009773FE"/>
    <w:rsid w:val="00981E45"/>
    <w:rsid w:val="00983687"/>
    <w:rsid w:val="009A7449"/>
    <w:rsid w:val="009C11B7"/>
    <w:rsid w:val="009D0005"/>
    <w:rsid w:val="00A45D02"/>
    <w:rsid w:val="00A80E18"/>
    <w:rsid w:val="00A85F58"/>
    <w:rsid w:val="00AF14FD"/>
    <w:rsid w:val="00B00E8D"/>
    <w:rsid w:val="00B266BF"/>
    <w:rsid w:val="00B80CC9"/>
    <w:rsid w:val="00B83EBC"/>
    <w:rsid w:val="00B8796F"/>
    <w:rsid w:val="00B937CA"/>
    <w:rsid w:val="00BA2D66"/>
    <w:rsid w:val="00BB193E"/>
    <w:rsid w:val="00BB1FA6"/>
    <w:rsid w:val="00BB50B0"/>
    <w:rsid w:val="00BD708A"/>
    <w:rsid w:val="00BE1329"/>
    <w:rsid w:val="00C1762F"/>
    <w:rsid w:val="00C2425A"/>
    <w:rsid w:val="00C45154"/>
    <w:rsid w:val="00C70FE2"/>
    <w:rsid w:val="00C8013E"/>
    <w:rsid w:val="00D07EE0"/>
    <w:rsid w:val="00D25618"/>
    <w:rsid w:val="00D34305"/>
    <w:rsid w:val="00D369DA"/>
    <w:rsid w:val="00D43978"/>
    <w:rsid w:val="00D54D5D"/>
    <w:rsid w:val="00D5562F"/>
    <w:rsid w:val="00D569B6"/>
    <w:rsid w:val="00DB10F3"/>
    <w:rsid w:val="00DB3C5F"/>
    <w:rsid w:val="00DE11FA"/>
    <w:rsid w:val="00DF51DC"/>
    <w:rsid w:val="00E062A9"/>
    <w:rsid w:val="00E206BD"/>
    <w:rsid w:val="00E22E9D"/>
    <w:rsid w:val="00E6278E"/>
    <w:rsid w:val="00E65937"/>
    <w:rsid w:val="00E7086F"/>
    <w:rsid w:val="00E70EBA"/>
    <w:rsid w:val="00E746A0"/>
    <w:rsid w:val="00E75E5E"/>
    <w:rsid w:val="00EA7F41"/>
    <w:rsid w:val="00ED2AE2"/>
    <w:rsid w:val="00ED5E44"/>
    <w:rsid w:val="00F04899"/>
    <w:rsid w:val="00F04F8B"/>
    <w:rsid w:val="00F30B26"/>
    <w:rsid w:val="00F31FD7"/>
    <w:rsid w:val="00F32B7E"/>
    <w:rsid w:val="00F4328B"/>
    <w:rsid w:val="00F47F5E"/>
    <w:rsid w:val="00F97253"/>
    <w:rsid w:val="00F97965"/>
    <w:rsid w:val="00FA53D0"/>
    <w:rsid w:val="00FE4461"/>
    <w:rsid w:val="00FE4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511C"/>
  <w15:docId w15:val="{7F2063D6-ACEC-4BE1-99F7-BB4AC508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360" w:after="240"/>
      <w:outlineLvl w:val="0"/>
    </w:pPr>
    <w:rPr>
      <w:b/>
      <w:bCs/>
      <w:color w:val="1F4E79"/>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360" w:after="180"/>
      <w:outlineLvl w:val="1"/>
    </w:pPr>
    <w:rPr>
      <w:b/>
      <w:bCs/>
      <w:color w:val="2F5597"/>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300" w:after="150"/>
      <w:outlineLvl w:val="2"/>
    </w:pPr>
    <w:rPr>
      <w:b/>
      <w:bCs/>
      <w:color w:val="4472C4"/>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Paragraphedeliste">
    <w:name w:val="List Paragraph"/>
    <w:basedOn w:val="Normal"/>
    <w:uiPriority w:val="34"/>
    <w:qFormat/>
    <w:rsid w:val="00FE4461"/>
    <w:pPr>
      <w:ind w:left="720"/>
      <w:contextualSpacing/>
    </w:pPr>
  </w:style>
  <w:style w:type="table" w:styleId="TableauGrille1Clair-Accentuation1">
    <w:name w:val="Grid Table 1 Light Accent 1"/>
    <w:basedOn w:val="TableauNormal"/>
    <w:uiPriority w:val="46"/>
    <w:rsid w:val="00ED5E44"/>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auListe3-Accentuation1">
    <w:name w:val="List Table 3 Accent 1"/>
    <w:basedOn w:val="TableauNormal"/>
    <w:uiPriority w:val="48"/>
    <w:rsid w:val="00ED5E4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eauGrille5Fonc-Accentuation1">
    <w:name w:val="Grid Table 5 Dark Accent 1"/>
    <w:basedOn w:val="TableauNormal"/>
    <w:uiPriority w:val="50"/>
    <w:rsid w:val="00ED5E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Grille3-Accentuation1">
    <w:name w:val="Grid Table 3 Accent 1"/>
    <w:basedOn w:val="TableauNormal"/>
    <w:uiPriority w:val="48"/>
    <w:rsid w:val="00384CD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auGrille2">
    <w:name w:val="Grid Table 2"/>
    <w:basedOn w:val="TableauNormal"/>
    <w:uiPriority w:val="47"/>
    <w:rsid w:val="00384CD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vision">
    <w:name w:val="Revision"/>
    <w:hidden/>
    <w:uiPriority w:val="99"/>
    <w:semiHidden/>
    <w:rsid w:val="00014F05"/>
    <w:pPr>
      <w:widowControl/>
    </w:pPr>
  </w:style>
  <w:style w:type="character" w:styleId="Marquedecommentaire">
    <w:name w:val="annotation reference"/>
    <w:basedOn w:val="Policepardfaut"/>
    <w:uiPriority w:val="99"/>
    <w:semiHidden/>
    <w:unhideWhenUsed/>
    <w:rsid w:val="004E218D"/>
    <w:rPr>
      <w:sz w:val="16"/>
      <w:szCs w:val="16"/>
    </w:rPr>
  </w:style>
  <w:style w:type="paragraph" w:styleId="Commentaire">
    <w:name w:val="annotation text"/>
    <w:basedOn w:val="Normal"/>
    <w:link w:val="CommentaireCar"/>
    <w:uiPriority w:val="99"/>
    <w:unhideWhenUsed/>
    <w:rsid w:val="004E218D"/>
    <w:rPr>
      <w:sz w:val="20"/>
      <w:szCs w:val="20"/>
    </w:rPr>
  </w:style>
  <w:style w:type="character" w:customStyle="1" w:styleId="CommentaireCar">
    <w:name w:val="Commentaire Car"/>
    <w:basedOn w:val="Policepardfaut"/>
    <w:link w:val="Commentaire"/>
    <w:uiPriority w:val="99"/>
    <w:rsid w:val="004E218D"/>
    <w:rPr>
      <w:sz w:val="20"/>
      <w:szCs w:val="20"/>
    </w:rPr>
  </w:style>
  <w:style w:type="paragraph" w:styleId="Objetducommentaire">
    <w:name w:val="annotation subject"/>
    <w:basedOn w:val="Commentaire"/>
    <w:next w:val="Commentaire"/>
    <w:link w:val="ObjetducommentaireCar"/>
    <w:uiPriority w:val="99"/>
    <w:semiHidden/>
    <w:unhideWhenUsed/>
    <w:rsid w:val="004E218D"/>
    <w:rPr>
      <w:b/>
      <w:bCs/>
    </w:rPr>
  </w:style>
  <w:style w:type="character" w:customStyle="1" w:styleId="ObjetducommentaireCar">
    <w:name w:val="Objet du commentaire Car"/>
    <w:basedOn w:val="CommentaireCar"/>
    <w:link w:val="Objetducommentaire"/>
    <w:uiPriority w:val="99"/>
    <w:semiHidden/>
    <w:rsid w:val="004E21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21" Type="http://schemas.openxmlformats.org/officeDocument/2006/relationships/diagramQuickStyle" Target="diagrams/quickStyle3.xml"/><Relationship Id="rId34" Type="http://schemas.openxmlformats.org/officeDocument/2006/relationships/image" Target="media/image1.png"/><Relationship Id="rId7" Type="http://schemas.microsoft.com/office/2016/09/relationships/commentsIds" Target="commentsId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diagramData" Target="diagrams/data5.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diagramColors" Target="diagrams/colors5.xml"/><Relationship Id="rId37"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microsoft.com/office/2011/relationships/people" Target="people.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diagramQuickStyle" Target="diagrams/quickStyle5.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95FDBB-2C30-4B78-9FAD-7DA6C7C44DB3}" type="doc">
      <dgm:prSet loTypeId="urn:microsoft.com/office/officeart/2005/8/layout/chevron1" loCatId="process" qsTypeId="urn:microsoft.com/office/officeart/2005/8/quickstyle/simple1" qsCatId="simple" csTypeId="urn:microsoft.com/office/officeart/2005/8/colors/accent1_2" csCatId="accent1" phldr="1"/>
      <dgm:spPr/>
    </dgm:pt>
    <dgm:pt modelId="{0C0F0F73-690C-4AB1-BC82-F8711DF8FD2B}">
      <dgm:prSet phldrT="[Texte]"/>
      <dgm:spPr/>
      <dgm:t>
        <a:bodyPr/>
        <a:lstStyle/>
        <a:p>
          <a:r>
            <a:rPr lang="en-US"/>
            <a:t>Draft</a:t>
          </a:r>
        </a:p>
      </dgm:t>
    </dgm:pt>
    <dgm:pt modelId="{86E5628C-487E-4D31-A92F-09D27FA5829D}" type="parTrans" cxnId="{CEF84746-6B3D-4F74-BF79-251F123CBBC6}">
      <dgm:prSet/>
      <dgm:spPr/>
      <dgm:t>
        <a:bodyPr/>
        <a:lstStyle/>
        <a:p>
          <a:endParaRPr lang="en-US"/>
        </a:p>
      </dgm:t>
    </dgm:pt>
    <dgm:pt modelId="{CFBC8920-74F1-4CF5-83B5-78AE0EF8965B}" type="sibTrans" cxnId="{CEF84746-6B3D-4F74-BF79-251F123CBBC6}">
      <dgm:prSet/>
      <dgm:spPr/>
      <dgm:t>
        <a:bodyPr/>
        <a:lstStyle/>
        <a:p>
          <a:endParaRPr lang="en-US"/>
        </a:p>
      </dgm:t>
    </dgm:pt>
    <dgm:pt modelId="{27615FD6-6EB8-4EC9-B35D-87B56431E24C}">
      <dgm:prSet phldrT="[Texte]"/>
      <dgm:spPr/>
      <dgm:t>
        <a:bodyPr/>
        <a:lstStyle/>
        <a:p>
          <a:r>
            <a:rPr lang="en-US"/>
            <a:t>Submitted</a:t>
          </a:r>
        </a:p>
      </dgm:t>
    </dgm:pt>
    <dgm:pt modelId="{8833CF6B-BE89-4348-9EF3-33F9160EA39D}" type="parTrans" cxnId="{2E241A52-B655-4CE8-BEC6-AF6F5194E0CD}">
      <dgm:prSet/>
      <dgm:spPr/>
      <dgm:t>
        <a:bodyPr/>
        <a:lstStyle/>
        <a:p>
          <a:endParaRPr lang="en-US"/>
        </a:p>
      </dgm:t>
    </dgm:pt>
    <dgm:pt modelId="{87C2133D-B695-4420-8547-ECEB34BCDAA9}" type="sibTrans" cxnId="{2E241A52-B655-4CE8-BEC6-AF6F5194E0CD}">
      <dgm:prSet/>
      <dgm:spPr/>
      <dgm:t>
        <a:bodyPr/>
        <a:lstStyle/>
        <a:p>
          <a:endParaRPr lang="en-US"/>
        </a:p>
      </dgm:t>
    </dgm:pt>
    <dgm:pt modelId="{92D49A83-8512-4FF1-A31B-E52DFAAD0D43}">
      <dgm:prSet phldrT="[Texte]"/>
      <dgm:spPr/>
      <dgm:t>
        <a:bodyPr/>
        <a:lstStyle/>
        <a:p>
          <a:r>
            <a:rPr lang="en-US"/>
            <a:t>Locked</a:t>
          </a:r>
        </a:p>
      </dgm:t>
    </dgm:pt>
    <dgm:pt modelId="{07C5CB4D-CF01-4548-ABFF-939282034AB9}" type="parTrans" cxnId="{CBFA2D43-5EDE-4230-974E-143BE4D7FC70}">
      <dgm:prSet/>
      <dgm:spPr/>
      <dgm:t>
        <a:bodyPr/>
        <a:lstStyle/>
        <a:p>
          <a:endParaRPr lang="en-US"/>
        </a:p>
      </dgm:t>
    </dgm:pt>
    <dgm:pt modelId="{E41DB0F1-EC15-49B6-B9B0-5164F042C498}" type="sibTrans" cxnId="{CBFA2D43-5EDE-4230-974E-143BE4D7FC70}">
      <dgm:prSet/>
      <dgm:spPr/>
      <dgm:t>
        <a:bodyPr/>
        <a:lstStyle/>
        <a:p>
          <a:endParaRPr lang="en-US"/>
        </a:p>
      </dgm:t>
    </dgm:pt>
    <dgm:pt modelId="{12B18046-F88F-47F1-B075-95DFCEB19AD4}">
      <dgm:prSet phldrT="[Texte]"/>
      <dgm:spPr/>
      <dgm:t>
        <a:bodyPr/>
        <a:lstStyle/>
        <a:p>
          <a:r>
            <a:rPr lang="en-US"/>
            <a:t>Rejected Approved</a:t>
          </a:r>
        </a:p>
      </dgm:t>
    </dgm:pt>
    <dgm:pt modelId="{C720290A-2621-45FC-A6F7-DACAB3D7448E}" type="parTrans" cxnId="{19270263-EF1C-4C7F-B278-CEE0E730C503}">
      <dgm:prSet/>
      <dgm:spPr/>
      <dgm:t>
        <a:bodyPr/>
        <a:lstStyle/>
        <a:p>
          <a:endParaRPr lang="en-US"/>
        </a:p>
      </dgm:t>
    </dgm:pt>
    <dgm:pt modelId="{5C8D80EA-8CEE-4615-A0FB-D53417B29785}" type="sibTrans" cxnId="{19270263-EF1C-4C7F-B278-CEE0E730C503}">
      <dgm:prSet/>
      <dgm:spPr/>
      <dgm:t>
        <a:bodyPr/>
        <a:lstStyle/>
        <a:p>
          <a:endParaRPr lang="en-US"/>
        </a:p>
      </dgm:t>
    </dgm:pt>
    <dgm:pt modelId="{FE1501D0-91C0-4118-8572-34D29B19DC5B}" type="pres">
      <dgm:prSet presAssocID="{6195FDBB-2C30-4B78-9FAD-7DA6C7C44DB3}" presName="Name0" presStyleCnt="0">
        <dgm:presLayoutVars>
          <dgm:dir/>
          <dgm:animLvl val="lvl"/>
          <dgm:resizeHandles val="exact"/>
        </dgm:presLayoutVars>
      </dgm:prSet>
      <dgm:spPr/>
    </dgm:pt>
    <dgm:pt modelId="{C31768E1-E56F-452A-A3EB-984EC0132A06}" type="pres">
      <dgm:prSet presAssocID="{0C0F0F73-690C-4AB1-BC82-F8711DF8FD2B}" presName="parTxOnly" presStyleLbl="node1" presStyleIdx="0" presStyleCnt="4">
        <dgm:presLayoutVars>
          <dgm:chMax val="0"/>
          <dgm:chPref val="0"/>
          <dgm:bulletEnabled val="1"/>
        </dgm:presLayoutVars>
      </dgm:prSet>
      <dgm:spPr/>
    </dgm:pt>
    <dgm:pt modelId="{683AFCB2-F977-4964-879D-3AD5EBB64DEB}" type="pres">
      <dgm:prSet presAssocID="{CFBC8920-74F1-4CF5-83B5-78AE0EF8965B}" presName="parTxOnlySpace" presStyleCnt="0"/>
      <dgm:spPr/>
    </dgm:pt>
    <dgm:pt modelId="{D4FA7DC1-3F56-43A1-AC5D-91761CB9A92B}" type="pres">
      <dgm:prSet presAssocID="{27615FD6-6EB8-4EC9-B35D-87B56431E24C}" presName="parTxOnly" presStyleLbl="node1" presStyleIdx="1" presStyleCnt="4">
        <dgm:presLayoutVars>
          <dgm:chMax val="0"/>
          <dgm:chPref val="0"/>
          <dgm:bulletEnabled val="1"/>
        </dgm:presLayoutVars>
      </dgm:prSet>
      <dgm:spPr/>
    </dgm:pt>
    <dgm:pt modelId="{A9AE6189-2014-48B7-9AC5-369ED4B76D2F}" type="pres">
      <dgm:prSet presAssocID="{87C2133D-B695-4420-8547-ECEB34BCDAA9}" presName="parTxOnlySpace" presStyleCnt="0"/>
      <dgm:spPr/>
    </dgm:pt>
    <dgm:pt modelId="{F39FD223-B5B9-4EB9-B640-6BD6C1B57169}" type="pres">
      <dgm:prSet presAssocID="{12B18046-F88F-47F1-B075-95DFCEB19AD4}" presName="parTxOnly" presStyleLbl="node1" presStyleIdx="2" presStyleCnt="4">
        <dgm:presLayoutVars>
          <dgm:chMax val="0"/>
          <dgm:chPref val="0"/>
          <dgm:bulletEnabled val="1"/>
        </dgm:presLayoutVars>
      </dgm:prSet>
      <dgm:spPr/>
    </dgm:pt>
    <dgm:pt modelId="{31B6F7DB-A4B8-4557-B543-0581E08A5682}" type="pres">
      <dgm:prSet presAssocID="{5C8D80EA-8CEE-4615-A0FB-D53417B29785}" presName="parTxOnlySpace" presStyleCnt="0"/>
      <dgm:spPr/>
    </dgm:pt>
    <dgm:pt modelId="{02FCE3BC-8F93-4F30-8AF4-7CF6FFD6BCA2}" type="pres">
      <dgm:prSet presAssocID="{92D49A83-8512-4FF1-A31B-E52DFAAD0D43}" presName="parTxOnly" presStyleLbl="node1" presStyleIdx="3" presStyleCnt="4">
        <dgm:presLayoutVars>
          <dgm:chMax val="0"/>
          <dgm:chPref val="0"/>
          <dgm:bulletEnabled val="1"/>
        </dgm:presLayoutVars>
      </dgm:prSet>
      <dgm:spPr/>
    </dgm:pt>
  </dgm:ptLst>
  <dgm:cxnLst>
    <dgm:cxn modelId="{98975600-218A-461F-80D0-B3EABA478786}" type="presOf" srcId="{12B18046-F88F-47F1-B075-95DFCEB19AD4}" destId="{F39FD223-B5B9-4EB9-B640-6BD6C1B57169}" srcOrd="0" destOrd="0" presId="urn:microsoft.com/office/officeart/2005/8/layout/chevron1"/>
    <dgm:cxn modelId="{19270263-EF1C-4C7F-B278-CEE0E730C503}" srcId="{6195FDBB-2C30-4B78-9FAD-7DA6C7C44DB3}" destId="{12B18046-F88F-47F1-B075-95DFCEB19AD4}" srcOrd="2" destOrd="0" parTransId="{C720290A-2621-45FC-A6F7-DACAB3D7448E}" sibTransId="{5C8D80EA-8CEE-4615-A0FB-D53417B29785}"/>
    <dgm:cxn modelId="{CBFA2D43-5EDE-4230-974E-143BE4D7FC70}" srcId="{6195FDBB-2C30-4B78-9FAD-7DA6C7C44DB3}" destId="{92D49A83-8512-4FF1-A31B-E52DFAAD0D43}" srcOrd="3" destOrd="0" parTransId="{07C5CB4D-CF01-4548-ABFF-939282034AB9}" sibTransId="{E41DB0F1-EC15-49B6-B9B0-5164F042C498}"/>
    <dgm:cxn modelId="{CEF84746-6B3D-4F74-BF79-251F123CBBC6}" srcId="{6195FDBB-2C30-4B78-9FAD-7DA6C7C44DB3}" destId="{0C0F0F73-690C-4AB1-BC82-F8711DF8FD2B}" srcOrd="0" destOrd="0" parTransId="{86E5628C-487E-4D31-A92F-09D27FA5829D}" sibTransId="{CFBC8920-74F1-4CF5-83B5-78AE0EF8965B}"/>
    <dgm:cxn modelId="{541F7847-24EF-46ED-BD66-B59C572B2660}" type="presOf" srcId="{27615FD6-6EB8-4EC9-B35D-87B56431E24C}" destId="{D4FA7DC1-3F56-43A1-AC5D-91761CB9A92B}" srcOrd="0" destOrd="0" presId="urn:microsoft.com/office/officeart/2005/8/layout/chevron1"/>
    <dgm:cxn modelId="{2E241A52-B655-4CE8-BEC6-AF6F5194E0CD}" srcId="{6195FDBB-2C30-4B78-9FAD-7DA6C7C44DB3}" destId="{27615FD6-6EB8-4EC9-B35D-87B56431E24C}" srcOrd="1" destOrd="0" parTransId="{8833CF6B-BE89-4348-9EF3-33F9160EA39D}" sibTransId="{87C2133D-B695-4420-8547-ECEB34BCDAA9}"/>
    <dgm:cxn modelId="{F68DB573-64F0-4691-8CD3-334A980CE6E5}" type="presOf" srcId="{6195FDBB-2C30-4B78-9FAD-7DA6C7C44DB3}" destId="{FE1501D0-91C0-4118-8572-34D29B19DC5B}" srcOrd="0" destOrd="0" presId="urn:microsoft.com/office/officeart/2005/8/layout/chevron1"/>
    <dgm:cxn modelId="{EC19569E-3E09-4783-9E2B-D7BC532CDDC2}" type="presOf" srcId="{92D49A83-8512-4FF1-A31B-E52DFAAD0D43}" destId="{02FCE3BC-8F93-4F30-8AF4-7CF6FFD6BCA2}" srcOrd="0" destOrd="0" presId="urn:microsoft.com/office/officeart/2005/8/layout/chevron1"/>
    <dgm:cxn modelId="{47EAF3AF-3A15-4954-B9CA-2AF2FE7D758E}" type="presOf" srcId="{0C0F0F73-690C-4AB1-BC82-F8711DF8FD2B}" destId="{C31768E1-E56F-452A-A3EB-984EC0132A06}" srcOrd="0" destOrd="0" presId="urn:microsoft.com/office/officeart/2005/8/layout/chevron1"/>
    <dgm:cxn modelId="{CD0F0552-CE3C-4B2A-B8C8-484A68A0E05B}" type="presParOf" srcId="{FE1501D0-91C0-4118-8572-34D29B19DC5B}" destId="{C31768E1-E56F-452A-A3EB-984EC0132A06}" srcOrd="0" destOrd="0" presId="urn:microsoft.com/office/officeart/2005/8/layout/chevron1"/>
    <dgm:cxn modelId="{9E4589A5-1BA0-4421-826A-736BD2EEE424}" type="presParOf" srcId="{FE1501D0-91C0-4118-8572-34D29B19DC5B}" destId="{683AFCB2-F977-4964-879D-3AD5EBB64DEB}" srcOrd="1" destOrd="0" presId="urn:microsoft.com/office/officeart/2005/8/layout/chevron1"/>
    <dgm:cxn modelId="{1375D463-4CB1-486F-A738-231AD1F374F8}" type="presParOf" srcId="{FE1501D0-91C0-4118-8572-34D29B19DC5B}" destId="{D4FA7DC1-3F56-43A1-AC5D-91761CB9A92B}" srcOrd="2" destOrd="0" presId="urn:microsoft.com/office/officeart/2005/8/layout/chevron1"/>
    <dgm:cxn modelId="{EA89FDF8-CE4C-4689-9DCA-B1EF7EBF03E0}" type="presParOf" srcId="{FE1501D0-91C0-4118-8572-34D29B19DC5B}" destId="{A9AE6189-2014-48B7-9AC5-369ED4B76D2F}" srcOrd="3" destOrd="0" presId="urn:microsoft.com/office/officeart/2005/8/layout/chevron1"/>
    <dgm:cxn modelId="{1BB05063-B27B-4FFA-9653-CCF513AE6C7A}" type="presParOf" srcId="{FE1501D0-91C0-4118-8572-34D29B19DC5B}" destId="{F39FD223-B5B9-4EB9-B640-6BD6C1B57169}" srcOrd="4" destOrd="0" presId="urn:microsoft.com/office/officeart/2005/8/layout/chevron1"/>
    <dgm:cxn modelId="{81A8BDDD-AB1C-4F42-B6EC-972E7F6EF92B}" type="presParOf" srcId="{FE1501D0-91C0-4118-8572-34D29B19DC5B}" destId="{31B6F7DB-A4B8-4557-B543-0581E08A5682}" srcOrd="5" destOrd="0" presId="urn:microsoft.com/office/officeart/2005/8/layout/chevron1"/>
    <dgm:cxn modelId="{4E520918-AB67-4435-ADD0-6583A3B706AE}" type="presParOf" srcId="{FE1501D0-91C0-4118-8572-34D29B19DC5B}" destId="{02FCE3BC-8F93-4F30-8AF4-7CF6FFD6BCA2}" srcOrd="6"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03BE8C0-E2F1-483F-A612-F3D248EADB6C}" type="doc">
      <dgm:prSet loTypeId="urn:microsoft.com/office/officeart/2005/8/layout/chevron1" loCatId="process" qsTypeId="urn:microsoft.com/office/officeart/2005/8/quickstyle/simple1" qsCatId="simple" csTypeId="urn:microsoft.com/office/officeart/2005/8/colors/accent1_2" csCatId="accent1" phldr="1"/>
      <dgm:spPr/>
    </dgm:pt>
    <dgm:pt modelId="{F8DC8752-6719-4332-A485-C0991F057134}">
      <dgm:prSet phldrT="[Texte]"/>
      <dgm:spPr/>
      <dgm:t>
        <a:bodyPr/>
        <a:lstStyle/>
        <a:p>
          <a:r>
            <a:rPr lang="en-US"/>
            <a:t>Planned</a:t>
          </a:r>
        </a:p>
      </dgm:t>
    </dgm:pt>
    <dgm:pt modelId="{8DD5DFB5-76D1-48BB-AD25-36207530CBC7}" type="parTrans" cxnId="{D6294B81-2444-4649-B937-E17AEFBB1D88}">
      <dgm:prSet/>
      <dgm:spPr/>
      <dgm:t>
        <a:bodyPr/>
        <a:lstStyle/>
        <a:p>
          <a:endParaRPr lang="en-US"/>
        </a:p>
      </dgm:t>
    </dgm:pt>
    <dgm:pt modelId="{7C5471F2-4284-42E3-B710-CF287D48EB14}" type="sibTrans" cxnId="{D6294B81-2444-4649-B937-E17AEFBB1D88}">
      <dgm:prSet/>
      <dgm:spPr/>
      <dgm:t>
        <a:bodyPr/>
        <a:lstStyle/>
        <a:p>
          <a:endParaRPr lang="en-US"/>
        </a:p>
      </dgm:t>
    </dgm:pt>
    <dgm:pt modelId="{37CD397C-989C-473A-95E7-78B2C85B8A6E}">
      <dgm:prSet phldrT="[Texte]"/>
      <dgm:spPr/>
      <dgm:t>
        <a:bodyPr/>
        <a:lstStyle/>
        <a:p>
          <a:r>
            <a:rPr lang="en-US"/>
            <a:t>Started</a:t>
          </a:r>
        </a:p>
      </dgm:t>
    </dgm:pt>
    <dgm:pt modelId="{EF069F66-D49E-4B90-8687-C8DFCC468962}" type="parTrans" cxnId="{12285DF5-0668-4E9E-BA60-01A37590D93D}">
      <dgm:prSet/>
      <dgm:spPr/>
      <dgm:t>
        <a:bodyPr/>
        <a:lstStyle/>
        <a:p>
          <a:endParaRPr lang="en-US"/>
        </a:p>
      </dgm:t>
    </dgm:pt>
    <dgm:pt modelId="{4DE30FE8-154B-4755-93A4-09DC03AE8ED8}" type="sibTrans" cxnId="{12285DF5-0668-4E9E-BA60-01A37590D93D}">
      <dgm:prSet/>
      <dgm:spPr/>
      <dgm:t>
        <a:bodyPr/>
        <a:lstStyle/>
        <a:p>
          <a:endParaRPr lang="en-US"/>
        </a:p>
      </dgm:t>
    </dgm:pt>
    <dgm:pt modelId="{179AC260-D181-4E49-AF19-873964839325}">
      <dgm:prSet phldrT="[Texte]"/>
      <dgm:spPr/>
      <dgm:t>
        <a:bodyPr/>
        <a:lstStyle/>
        <a:p>
          <a:r>
            <a:rPr lang="en-US"/>
            <a:t>Completed Cancelled</a:t>
          </a:r>
        </a:p>
      </dgm:t>
    </dgm:pt>
    <dgm:pt modelId="{F103C7FB-0753-4298-BB56-CF64F05A5A22}" type="parTrans" cxnId="{130E658D-B70B-4618-8EF0-F70205C88B68}">
      <dgm:prSet/>
      <dgm:spPr/>
      <dgm:t>
        <a:bodyPr/>
        <a:lstStyle/>
        <a:p>
          <a:endParaRPr lang="en-US"/>
        </a:p>
      </dgm:t>
    </dgm:pt>
    <dgm:pt modelId="{52EA1CD1-0444-48C4-B3D6-3B5E622842F3}" type="sibTrans" cxnId="{130E658D-B70B-4618-8EF0-F70205C88B68}">
      <dgm:prSet/>
      <dgm:spPr/>
      <dgm:t>
        <a:bodyPr/>
        <a:lstStyle/>
        <a:p>
          <a:endParaRPr lang="en-US"/>
        </a:p>
      </dgm:t>
    </dgm:pt>
    <dgm:pt modelId="{FE2737C1-5678-46ED-930A-56BF2D328FCE}">
      <dgm:prSet phldrT="[Texte]"/>
      <dgm:spPr/>
      <dgm:t>
        <a:bodyPr/>
        <a:lstStyle/>
        <a:p>
          <a:r>
            <a:rPr lang="en-US"/>
            <a:t> On Hold</a:t>
          </a:r>
        </a:p>
      </dgm:t>
    </dgm:pt>
    <dgm:pt modelId="{4CD76696-FAA2-475B-B641-98F761580057}" type="parTrans" cxnId="{7058A3CE-F43E-4F9A-959D-C51540E86DB5}">
      <dgm:prSet/>
      <dgm:spPr/>
      <dgm:t>
        <a:bodyPr/>
        <a:lstStyle/>
        <a:p>
          <a:endParaRPr lang="en-US"/>
        </a:p>
      </dgm:t>
    </dgm:pt>
    <dgm:pt modelId="{120E7EEB-BCED-4DE0-B99C-79877ED6C221}" type="sibTrans" cxnId="{7058A3CE-F43E-4F9A-959D-C51540E86DB5}">
      <dgm:prSet/>
      <dgm:spPr/>
      <dgm:t>
        <a:bodyPr/>
        <a:lstStyle/>
        <a:p>
          <a:endParaRPr lang="en-US"/>
        </a:p>
      </dgm:t>
    </dgm:pt>
    <dgm:pt modelId="{58686766-1732-4CEA-AD31-DD9BE01333E0}" type="pres">
      <dgm:prSet presAssocID="{B03BE8C0-E2F1-483F-A612-F3D248EADB6C}" presName="Name0" presStyleCnt="0">
        <dgm:presLayoutVars>
          <dgm:dir/>
          <dgm:animLvl val="lvl"/>
          <dgm:resizeHandles val="exact"/>
        </dgm:presLayoutVars>
      </dgm:prSet>
      <dgm:spPr/>
    </dgm:pt>
    <dgm:pt modelId="{98B88691-7F23-40B8-918A-ABC102D5E7A7}" type="pres">
      <dgm:prSet presAssocID="{F8DC8752-6719-4332-A485-C0991F057134}" presName="parTxOnly" presStyleLbl="node1" presStyleIdx="0" presStyleCnt="4">
        <dgm:presLayoutVars>
          <dgm:chMax val="0"/>
          <dgm:chPref val="0"/>
          <dgm:bulletEnabled val="1"/>
        </dgm:presLayoutVars>
      </dgm:prSet>
      <dgm:spPr/>
    </dgm:pt>
    <dgm:pt modelId="{21C73E2B-26F2-4180-8FBD-B990FF27BC3A}" type="pres">
      <dgm:prSet presAssocID="{7C5471F2-4284-42E3-B710-CF287D48EB14}" presName="parTxOnlySpace" presStyleCnt="0"/>
      <dgm:spPr/>
    </dgm:pt>
    <dgm:pt modelId="{C34585CD-292A-4113-8C81-329899429D0F}" type="pres">
      <dgm:prSet presAssocID="{37CD397C-989C-473A-95E7-78B2C85B8A6E}" presName="parTxOnly" presStyleLbl="node1" presStyleIdx="1" presStyleCnt="4">
        <dgm:presLayoutVars>
          <dgm:chMax val="0"/>
          <dgm:chPref val="0"/>
          <dgm:bulletEnabled val="1"/>
        </dgm:presLayoutVars>
      </dgm:prSet>
      <dgm:spPr/>
    </dgm:pt>
    <dgm:pt modelId="{3DFC1292-A562-4038-8943-4F018B6B412C}" type="pres">
      <dgm:prSet presAssocID="{4DE30FE8-154B-4755-93A4-09DC03AE8ED8}" presName="parTxOnlySpace" presStyleCnt="0"/>
      <dgm:spPr/>
    </dgm:pt>
    <dgm:pt modelId="{53C353D9-E2AD-4DC4-95EA-7362013120F3}" type="pres">
      <dgm:prSet presAssocID="{FE2737C1-5678-46ED-930A-56BF2D328FCE}" presName="parTxOnly" presStyleLbl="node1" presStyleIdx="2" presStyleCnt="4">
        <dgm:presLayoutVars>
          <dgm:chMax val="0"/>
          <dgm:chPref val="0"/>
          <dgm:bulletEnabled val="1"/>
        </dgm:presLayoutVars>
      </dgm:prSet>
      <dgm:spPr/>
    </dgm:pt>
    <dgm:pt modelId="{1AEE8F7F-9103-4BC1-B9C6-2DC3C7DBC973}" type="pres">
      <dgm:prSet presAssocID="{120E7EEB-BCED-4DE0-B99C-79877ED6C221}" presName="parTxOnlySpace" presStyleCnt="0"/>
      <dgm:spPr/>
    </dgm:pt>
    <dgm:pt modelId="{5C127FA6-D6FD-4A10-B467-BB09D493BFBE}" type="pres">
      <dgm:prSet presAssocID="{179AC260-D181-4E49-AF19-873964839325}" presName="parTxOnly" presStyleLbl="node1" presStyleIdx="3" presStyleCnt="4">
        <dgm:presLayoutVars>
          <dgm:chMax val="0"/>
          <dgm:chPref val="0"/>
          <dgm:bulletEnabled val="1"/>
        </dgm:presLayoutVars>
      </dgm:prSet>
      <dgm:spPr/>
    </dgm:pt>
  </dgm:ptLst>
  <dgm:cxnLst>
    <dgm:cxn modelId="{94103124-77BA-40C7-B42E-6D48EF3FB5D9}" type="presOf" srcId="{179AC260-D181-4E49-AF19-873964839325}" destId="{5C127FA6-D6FD-4A10-B467-BB09D493BFBE}" srcOrd="0" destOrd="0" presId="urn:microsoft.com/office/officeart/2005/8/layout/chevron1"/>
    <dgm:cxn modelId="{4F933072-FDD1-4493-A922-17E7B286FD6B}" type="presOf" srcId="{37CD397C-989C-473A-95E7-78B2C85B8A6E}" destId="{C34585CD-292A-4113-8C81-329899429D0F}" srcOrd="0" destOrd="0" presId="urn:microsoft.com/office/officeart/2005/8/layout/chevron1"/>
    <dgm:cxn modelId="{D6294B81-2444-4649-B937-E17AEFBB1D88}" srcId="{B03BE8C0-E2F1-483F-A612-F3D248EADB6C}" destId="{F8DC8752-6719-4332-A485-C0991F057134}" srcOrd="0" destOrd="0" parTransId="{8DD5DFB5-76D1-48BB-AD25-36207530CBC7}" sibTransId="{7C5471F2-4284-42E3-B710-CF287D48EB14}"/>
    <dgm:cxn modelId="{130E658D-B70B-4618-8EF0-F70205C88B68}" srcId="{B03BE8C0-E2F1-483F-A612-F3D248EADB6C}" destId="{179AC260-D181-4E49-AF19-873964839325}" srcOrd="3" destOrd="0" parTransId="{F103C7FB-0753-4298-BB56-CF64F05A5A22}" sibTransId="{52EA1CD1-0444-48C4-B3D6-3B5E622842F3}"/>
    <dgm:cxn modelId="{29598292-7494-4326-8D4B-DE67238FA73C}" type="presOf" srcId="{F8DC8752-6719-4332-A485-C0991F057134}" destId="{98B88691-7F23-40B8-918A-ABC102D5E7A7}" srcOrd="0" destOrd="0" presId="urn:microsoft.com/office/officeart/2005/8/layout/chevron1"/>
    <dgm:cxn modelId="{CB2E27AB-5B18-4937-A239-977B7A1A5088}" type="presOf" srcId="{FE2737C1-5678-46ED-930A-56BF2D328FCE}" destId="{53C353D9-E2AD-4DC4-95EA-7362013120F3}" srcOrd="0" destOrd="0" presId="urn:microsoft.com/office/officeart/2005/8/layout/chevron1"/>
    <dgm:cxn modelId="{2ADDB7B7-00B8-481D-B167-EA94EAEEAFD7}" type="presOf" srcId="{B03BE8C0-E2F1-483F-A612-F3D248EADB6C}" destId="{58686766-1732-4CEA-AD31-DD9BE01333E0}" srcOrd="0" destOrd="0" presId="urn:microsoft.com/office/officeart/2005/8/layout/chevron1"/>
    <dgm:cxn modelId="{7058A3CE-F43E-4F9A-959D-C51540E86DB5}" srcId="{B03BE8C0-E2F1-483F-A612-F3D248EADB6C}" destId="{FE2737C1-5678-46ED-930A-56BF2D328FCE}" srcOrd="2" destOrd="0" parTransId="{4CD76696-FAA2-475B-B641-98F761580057}" sibTransId="{120E7EEB-BCED-4DE0-B99C-79877ED6C221}"/>
    <dgm:cxn modelId="{12285DF5-0668-4E9E-BA60-01A37590D93D}" srcId="{B03BE8C0-E2F1-483F-A612-F3D248EADB6C}" destId="{37CD397C-989C-473A-95E7-78B2C85B8A6E}" srcOrd="1" destOrd="0" parTransId="{EF069F66-D49E-4B90-8687-C8DFCC468962}" sibTransId="{4DE30FE8-154B-4755-93A4-09DC03AE8ED8}"/>
    <dgm:cxn modelId="{870B982A-7272-4700-9DCF-233CF470438B}" type="presParOf" srcId="{58686766-1732-4CEA-AD31-DD9BE01333E0}" destId="{98B88691-7F23-40B8-918A-ABC102D5E7A7}" srcOrd="0" destOrd="0" presId="urn:microsoft.com/office/officeart/2005/8/layout/chevron1"/>
    <dgm:cxn modelId="{13819FA8-CB57-44A9-8FE0-AFCC5FDBA260}" type="presParOf" srcId="{58686766-1732-4CEA-AD31-DD9BE01333E0}" destId="{21C73E2B-26F2-4180-8FBD-B990FF27BC3A}" srcOrd="1" destOrd="0" presId="urn:microsoft.com/office/officeart/2005/8/layout/chevron1"/>
    <dgm:cxn modelId="{939AA8CE-2353-4E39-AAAF-5E549DCE2846}" type="presParOf" srcId="{58686766-1732-4CEA-AD31-DD9BE01333E0}" destId="{C34585CD-292A-4113-8C81-329899429D0F}" srcOrd="2" destOrd="0" presId="urn:microsoft.com/office/officeart/2005/8/layout/chevron1"/>
    <dgm:cxn modelId="{B7BEBA4E-6110-4682-BFD3-D0604C6AD164}" type="presParOf" srcId="{58686766-1732-4CEA-AD31-DD9BE01333E0}" destId="{3DFC1292-A562-4038-8943-4F018B6B412C}" srcOrd="3" destOrd="0" presId="urn:microsoft.com/office/officeart/2005/8/layout/chevron1"/>
    <dgm:cxn modelId="{21A5EB6F-2CD5-4655-A1D4-A4F8847F6D4E}" type="presParOf" srcId="{58686766-1732-4CEA-AD31-DD9BE01333E0}" destId="{53C353D9-E2AD-4DC4-95EA-7362013120F3}" srcOrd="4" destOrd="0" presId="urn:microsoft.com/office/officeart/2005/8/layout/chevron1"/>
    <dgm:cxn modelId="{351F6189-E745-491C-A5EF-470E29D054C4}" type="presParOf" srcId="{58686766-1732-4CEA-AD31-DD9BE01333E0}" destId="{1AEE8F7F-9103-4BC1-B9C6-2DC3C7DBC973}" srcOrd="5" destOrd="0" presId="urn:microsoft.com/office/officeart/2005/8/layout/chevron1"/>
    <dgm:cxn modelId="{E6E6BEFF-D79F-4670-9523-209CF69DE407}" type="presParOf" srcId="{58686766-1732-4CEA-AD31-DD9BE01333E0}" destId="{5C127FA6-D6FD-4A10-B467-BB09D493BFBE}" srcOrd="6" destOrd="0" presId="urn:microsoft.com/office/officeart/2005/8/layout/chevron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EC5D70-1AF7-4743-88E0-0EFB403628A5}" type="doc">
      <dgm:prSet loTypeId="urn:microsoft.com/office/officeart/2005/8/layout/chevron1" loCatId="process" qsTypeId="urn:microsoft.com/office/officeart/2005/8/quickstyle/simple1" qsCatId="simple" csTypeId="urn:microsoft.com/office/officeart/2005/8/colors/accent1_2" csCatId="accent1" phldr="1"/>
      <dgm:spPr/>
    </dgm:pt>
    <dgm:pt modelId="{FDF0A58F-A69B-48A5-AEFB-83662ECC2C45}">
      <dgm:prSet phldrT="[Texte]"/>
      <dgm:spPr/>
      <dgm:t>
        <a:bodyPr/>
        <a:lstStyle/>
        <a:p>
          <a:r>
            <a:rPr lang="en-US"/>
            <a:t>Hypothesis</a:t>
          </a:r>
        </a:p>
      </dgm:t>
    </dgm:pt>
    <dgm:pt modelId="{29D643B7-FBAF-4052-A015-33542F2343A0}" type="parTrans" cxnId="{C87BF0E2-1884-441F-85CF-892D882CD7EE}">
      <dgm:prSet/>
      <dgm:spPr/>
      <dgm:t>
        <a:bodyPr/>
        <a:lstStyle/>
        <a:p>
          <a:endParaRPr lang="en-US"/>
        </a:p>
      </dgm:t>
    </dgm:pt>
    <dgm:pt modelId="{1E011048-5C83-494B-83BC-E448ABAC6E63}" type="sibTrans" cxnId="{C87BF0E2-1884-441F-85CF-892D882CD7EE}">
      <dgm:prSet/>
      <dgm:spPr/>
      <dgm:t>
        <a:bodyPr/>
        <a:lstStyle/>
        <a:p>
          <a:endParaRPr lang="en-US"/>
        </a:p>
      </dgm:t>
    </dgm:pt>
    <dgm:pt modelId="{37E6BB2B-B179-4F9D-B48B-22E1F63F33DF}">
      <dgm:prSet phldrT="[Texte]"/>
      <dgm:spPr/>
      <dgm:t>
        <a:bodyPr/>
        <a:lstStyle/>
        <a:p>
          <a:r>
            <a:rPr lang="en-US"/>
            <a:t>Quoted</a:t>
          </a:r>
        </a:p>
      </dgm:t>
    </dgm:pt>
    <dgm:pt modelId="{7943F018-71F5-46D6-BDD7-096FF7C30E3F}" type="parTrans" cxnId="{B4627AD4-6FB2-4B24-B549-DB8800D84B20}">
      <dgm:prSet/>
      <dgm:spPr/>
      <dgm:t>
        <a:bodyPr/>
        <a:lstStyle/>
        <a:p>
          <a:endParaRPr lang="en-US"/>
        </a:p>
      </dgm:t>
    </dgm:pt>
    <dgm:pt modelId="{8F682A6F-A915-42EA-BCD4-1D940029B609}" type="sibTrans" cxnId="{B4627AD4-6FB2-4B24-B549-DB8800D84B20}">
      <dgm:prSet/>
      <dgm:spPr/>
      <dgm:t>
        <a:bodyPr/>
        <a:lstStyle/>
        <a:p>
          <a:endParaRPr lang="en-US"/>
        </a:p>
      </dgm:t>
    </dgm:pt>
    <dgm:pt modelId="{551D7865-A236-41D2-8B44-6A139FA8CCA5}">
      <dgm:prSet phldrT="[Texte]"/>
      <dgm:spPr/>
      <dgm:t>
        <a:bodyPr/>
        <a:lstStyle/>
        <a:p>
          <a:r>
            <a:rPr lang="en-US"/>
            <a:t>Signed</a:t>
          </a:r>
        </a:p>
      </dgm:t>
    </dgm:pt>
    <dgm:pt modelId="{1BFB8B70-0636-412E-9496-0B3AA6166FBF}" type="parTrans" cxnId="{7F9DD1DC-2217-446B-8BEE-0ADFB9F2DE01}">
      <dgm:prSet/>
      <dgm:spPr/>
      <dgm:t>
        <a:bodyPr/>
        <a:lstStyle/>
        <a:p>
          <a:endParaRPr lang="en-US"/>
        </a:p>
      </dgm:t>
    </dgm:pt>
    <dgm:pt modelId="{FF4E1D17-D560-45C1-9AA2-A3882756C0DF}" type="sibTrans" cxnId="{7F9DD1DC-2217-446B-8BEE-0ADFB9F2DE01}">
      <dgm:prSet/>
      <dgm:spPr/>
      <dgm:t>
        <a:bodyPr/>
        <a:lstStyle/>
        <a:p>
          <a:endParaRPr lang="en-US"/>
        </a:p>
      </dgm:t>
    </dgm:pt>
    <dgm:pt modelId="{A85B00A7-EAFE-4BC7-8989-7BD1AF14684C}">
      <dgm:prSet phldrT="[Texte]"/>
      <dgm:spPr/>
      <dgm:t>
        <a:bodyPr/>
        <a:lstStyle/>
        <a:p>
          <a:r>
            <a:rPr lang="en-US"/>
            <a:t>On Going</a:t>
          </a:r>
        </a:p>
      </dgm:t>
    </dgm:pt>
    <dgm:pt modelId="{6CBDBFFF-8717-428F-8784-351F3134C922}" type="parTrans" cxnId="{E9440FBA-DDE3-4F67-9C97-59094A83F0FD}">
      <dgm:prSet/>
      <dgm:spPr/>
      <dgm:t>
        <a:bodyPr/>
        <a:lstStyle/>
        <a:p>
          <a:endParaRPr lang="en-US"/>
        </a:p>
      </dgm:t>
    </dgm:pt>
    <dgm:pt modelId="{0753CDA1-A4A2-4BF0-A162-95AAF778CCCE}" type="sibTrans" cxnId="{E9440FBA-DDE3-4F67-9C97-59094A83F0FD}">
      <dgm:prSet/>
      <dgm:spPr/>
      <dgm:t>
        <a:bodyPr/>
        <a:lstStyle/>
        <a:p>
          <a:endParaRPr lang="en-US"/>
        </a:p>
      </dgm:t>
    </dgm:pt>
    <dgm:pt modelId="{08E88D69-D55B-488F-B42B-6CE414CDAAAA}">
      <dgm:prSet phldrT="[Texte]"/>
      <dgm:spPr/>
      <dgm:t>
        <a:bodyPr/>
        <a:lstStyle/>
        <a:p>
          <a:r>
            <a:rPr lang="en-US"/>
            <a:t>Completed Cancelled Lost</a:t>
          </a:r>
        </a:p>
      </dgm:t>
    </dgm:pt>
    <dgm:pt modelId="{1E289729-6489-48FA-BD37-EA9CE1890AE4}" type="parTrans" cxnId="{2E52A593-7834-4A4C-BE2D-4EA45A9DB189}">
      <dgm:prSet/>
      <dgm:spPr/>
      <dgm:t>
        <a:bodyPr/>
        <a:lstStyle/>
        <a:p>
          <a:endParaRPr lang="en-US"/>
        </a:p>
      </dgm:t>
    </dgm:pt>
    <dgm:pt modelId="{CEDC9F11-5CA1-4327-9C07-DAA625C2C13A}" type="sibTrans" cxnId="{2E52A593-7834-4A4C-BE2D-4EA45A9DB189}">
      <dgm:prSet/>
      <dgm:spPr/>
      <dgm:t>
        <a:bodyPr/>
        <a:lstStyle/>
        <a:p>
          <a:endParaRPr lang="en-US"/>
        </a:p>
      </dgm:t>
    </dgm:pt>
    <dgm:pt modelId="{66A12A68-B96B-4FAC-8E59-A5E0FC190946}">
      <dgm:prSet phldrT="[Texte]"/>
      <dgm:spPr/>
      <dgm:t>
        <a:bodyPr/>
        <a:lstStyle/>
        <a:p>
          <a:r>
            <a:rPr lang="en-US"/>
            <a:t>On Hold</a:t>
          </a:r>
        </a:p>
      </dgm:t>
    </dgm:pt>
    <dgm:pt modelId="{DFF4B8F7-3EC9-46F8-9916-C1785BBB6A1D}" type="parTrans" cxnId="{E931F590-82BA-4F65-8D71-36223D729E0E}">
      <dgm:prSet/>
      <dgm:spPr/>
      <dgm:t>
        <a:bodyPr/>
        <a:lstStyle/>
        <a:p>
          <a:endParaRPr lang="en-US"/>
        </a:p>
      </dgm:t>
    </dgm:pt>
    <dgm:pt modelId="{FF240F2F-F3DE-4560-9386-ADBC4EA68A09}" type="sibTrans" cxnId="{E931F590-82BA-4F65-8D71-36223D729E0E}">
      <dgm:prSet/>
      <dgm:spPr/>
      <dgm:t>
        <a:bodyPr/>
        <a:lstStyle/>
        <a:p>
          <a:endParaRPr lang="en-US"/>
        </a:p>
      </dgm:t>
    </dgm:pt>
    <dgm:pt modelId="{DFB010D6-14D8-473D-A97A-2A8392FDC471}" type="pres">
      <dgm:prSet presAssocID="{BBEC5D70-1AF7-4743-88E0-0EFB403628A5}" presName="Name0" presStyleCnt="0">
        <dgm:presLayoutVars>
          <dgm:dir/>
          <dgm:animLvl val="lvl"/>
          <dgm:resizeHandles val="exact"/>
        </dgm:presLayoutVars>
      </dgm:prSet>
      <dgm:spPr/>
    </dgm:pt>
    <dgm:pt modelId="{51A8DEA9-D966-44E6-B9AE-9F76E9B9B429}" type="pres">
      <dgm:prSet presAssocID="{FDF0A58F-A69B-48A5-AEFB-83662ECC2C45}" presName="parTxOnly" presStyleLbl="node1" presStyleIdx="0" presStyleCnt="6">
        <dgm:presLayoutVars>
          <dgm:chMax val="0"/>
          <dgm:chPref val="0"/>
          <dgm:bulletEnabled val="1"/>
        </dgm:presLayoutVars>
      </dgm:prSet>
      <dgm:spPr/>
    </dgm:pt>
    <dgm:pt modelId="{BC9726DD-CE94-414E-994D-CB4F922356B7}" type="pres">
      <dgm:prSet presAssocID="{1E011048-5C83-494B-83BC-E448ABAC6E63}" presName="parTxOnlySpace" presStyleCnt="0"/>
      <dgm:spPr/>
    </dgm:pt>
    <dgm:pt modelId="{158FFFE9-A9CB-429C-960A-8B86618EAAA7}" type="pres">
      <dgm:prSet presAssocID="{37E6BB2B-B179-4F9D-B48B-22E1F63F33DF}" presName="parTxOnly" presStyleLbl="node1" presStyleIdx="1" presStyleCnt="6">
        <dgm:presLayoutVars>
          <dgm:chMax val="0"/>
          <dgm:chPref val="0"/>
          <dgm:bulletEnabled val="1"/>
        </dgm:presLayoutVars>
      </dgm:prSet>
      <dgm:spPr/>
    </dgm:pt>
    <dgm:pt modelId="{A7226D60-8978-4B95-8739-18EA4A5BD4F8}" type="pres">
      <dgm:prSet presAssocID="{8F682A6F-A915-42EA-BCD4-1D940029B609}" presName="parTxOnlySpace" presStyleCnt="0"/>
      <dgm:spPr/>
    </dgm:pt>
    <dgm:pt modelId="{7FB50C2F-D3B0-466C-9549-3FDA615B025C}" type="pres">
      <dgm:prSet presAssocID="{551D7865-A236-41D2-8B44-6A139FA8CCA5}" presName="parTxOnly" presStyleLbl="node1" presStyleIdx="2" presStyleCnt="6">
        <dgm:presLayoutVars>
          <dgm:chMax val="0"/>
          <dgm:chPref val="0"/>
          <dgm:bulletEnabled val="1"/>
        </dgm:presLayoutVars>
      </dgm:prSet>
      <dgm:spPr/>
    </dgm:pt>
    <dgm:pt modelId="{7B677C59-C1B8-4DE8-A19D-4452EB1AA7A9}" type="pres">
      <dgm:prSet presAssocID="{FF4E1D17-D560-45C1-9AA2-A3882756C0DF}" presName="parTxOnlySpace" presStyleCnt="0"/>
      <dgm:spPr/>
    </dgm:pt>
    <dgm:pt modelId="{016BF2DD-4692-42EA-9C3D-97E0A0EBFAB1}" type="pres">
      <dgm:prSet presAssocID="{A85B00A7-EAFE-4BC7-8989-7BD1AF14684C}" presName="parTxOnly" presStyleLbl="node1" presStyleIdx="3" presStyleCnt="6">
        <dgm:presLayoutVars>
          <dgm:chMax val="0"/>
          <dgm:chPref val="0"/>
          <dgm:bulletEnabled val="1"/>
        </dgm:presLayoutVars>
      </dgm:prSet>
      <dgm:spPr/>
    </dgm:pt>
    <dgm:pt modelId="{C714E463-9D3B-4BA1-AA45-05D3B35314D6}" type="pres">
      <dgm:prSet presAssocID="{0753CDA1-A4A2-4BF0-A162-95AAF778CCCE}" presName="parTxOnlySpace" presStyleCnt="0"/>
      <dgm:spPr/>
    </dgm:pt>
    <dgm:pt modelId="{3AD84796-D677-49C8-8538-C8C86FC2323F}" type="pres">
      <dgm:prSet presAssocID="{66A12A68-B96B-4FAC-8E59-A5E0FC190946}" presName="parTxOnly" presStyleLbl="node1" presStyleIdx="4" presStyleCnt="6">
        <dgm:presLayoutVars>
          <dgm:chMax val="0"/>
          <dgm:chPref val="0"/>
          <dgm:bulletEnabled val="1"/>
        </dgm:presLayoutVars>
      </dgm:prSet>
      <dgm:spPr/>
    </dgm:pt>
    <dgm:pt modelId="{4AD8CE0A-5665-4843-ACBB-3013C1B4C65A}" type="pres">
      <dgm:prSet presAssocID="{FF240F2F-F3DE-4560-9386-ADBC4EA68A09}" presName="parTxOnlySpace" presStyleCnt="0"/>
      <dgm:spPr/>
    </dgm:pt>
    <dgm:pt modelId="{8FC67526-811E-4C87-8B79-43BB7AE25CD3}" type="pres">
      <dgm:prSet presAssocID="{08E88D69-D55B-488F-B42B-6CE414CDAAAA}" presName="parTxOnly" presStyleLbl="node1" presStyleIdx="5" presStyleCnt="6">
        <dgm:presLayoutVars>
          <dgm:chMax val="0"/>
          <dgm:chPref val="0"/>
          <dgm:bulletEnabled val="1"/>
        </dgm:presLayoutVars>
      </dgm:prSet>
      <dgm:spPr/>
    </dgm:pt>
  </dgm:ptLst>
  <dgm:cxnLst>
    <dgm:cxn modelId="{56866834-D800-43F6-885F-88ABBC24B51B}" type="presOf" srcId="{66A12A68-B96B-4FAC-8E59-A5E0FC190946}" destId="{3AD84796-D677-49C8-8538-C8C86FC2323F}" srcOrd="0" destOrd="0" presId="urn:microsoft.com/office/officeart/2005/8/layout/chevron1"/>
    <dgm:cxn modelId="{3654613E-D6DA-4E3C-9ADD-BF5B3531615F}" type="presOf" srcId="{37E6BB2B-B179-4F9D-B48B-22E1F63F33DF}" destId="{158FFFE9-A9CB-429C-960A-8B86618EAAA7}" srcOrd="0" destOrd="0" presId="urn:microsoft.com/office/officeart/2005/8/layout/chevron1"/>
    <dgm:cxn modelId="{4FE91480-3D07-475D-8234-2DB9BA73D2B8}" type="presOf" srcId="{551D7865-A236-41D2-8B44-6A139FA8CCA5}" destId="{7FB50C2F-D3B0-466C-9549-3FDA615B025C}" srcOrd="0" destOrd="0" presId="urn:microsoft.com/office/officeart/2005/8/layout/chevron1"/>
    <dgm:cxn modelId="{5F6A2184-F16B-48B5-A230-17AE306B444F}" type="presOf" srcId="{FDF0A58F-A69B-48A5-AEFB-83662ECC2C45}" destId="{51A8DEA9-D966-44E6-B9AE-9F76E9B9B429}" srcOrd="0" destOrd="0" presId="urn:microsoft.com/office/officeart/2005/8/layout/chevron1"/>
    <dgm:cxn modelId="{C4EDF08C-1008-4605-87FA-2A1D3E1A57A4}" type="presOf" srcId="{A85B00A7-EAFE-4BC7-8989-7BD1AF14684C}" destId="{016BF2DD-4692-42EA-9C3D-97E0A0EBFAB1}" srcOrd="0" destOrd="0" presId="urn:microsoft.com/office/officeart/2005/8/layout/chevron1"/>
    <dgm:cxn modelId="{E931F590-82BA-4F65-8D71-36223D729E0E}" srcId="{BBEC5D70-1AF7-4743-88E0-0EFB403628A5}" destId="{66A12A68-B96B-4FAC-8E59-A5E0FC190946}" srcOrd="4" destOrd="0" parTransId="{DFF4B8F7-3EC9-46F8-9916-C1785BBB6A1D}" sibTransId="{FF240F2F-F3DE-4560-9386-ADBC4EA68A09}"/>
    <dgm:cxn modelId="{2E52A593-7834-4A4C-BE2D-4EA45A9DB189}" srcId="{BBEC5D70-1AF7-4743-88E0-0EFB403628A5}" destId="{08E88D69-D55B-488F-B42B-6CE414CDAAAA}" srcOrd="5" destOrd="0" parTransId="{1E289729-6489-48FA-BD37-EA9CE1890AE4}" sibTransId="{CEDC9F11-5CA1-4327-9C07-DAA625C2C13A}"/>
    <dgm:cxn modelId="{0E71BA94-759C-4073-A5C6-350B05C18509}" type="presOf" srcId="{08E88D69-D55B-488F-B42B-6CE414CDAAAA}" destId="{8FC67526-811E-4C87-8B79-43BB7AE25CD3}" srcOrd="0" destOrd="0" presId="urn:microsoft.com/office/officeart/2005/8/layout/chevron1"/>
    <dgm:cxn modelId="{E9440FBA-DDE3-4F67-9C97-59094A83F0FD}" srcId="{BBEC5D70-1AF7-4743-88E0-0EFB403628A5}" destId="{A85B00A7-EAFE-4BC7-8989-7BD1AF14684C}" srcOrd="3" destOrd="0" parTransId="{6CBDBFFF-8717-428F-8784-351F3134C922}" sibTransId="{0753CDA1-A4A2-4BF0-A162-95AAF778CCCE}"/>
    <dgm:cxn modelId="{B4627AD4-6FB2-4B24-B549-DB8800D84B20}" srcId="{BBEC5D70-1AF7-4743-88E0-0EFB403628A5}" destId="{37E6BB2B-B179-4F9D-B48B-22E1F63F33DF}" srcOrd="1" destOrd="0" parTransId="{7943F018-71F5-46D6-BDD7-096FF7C30E3F}" sibTransId="{8F682A6F-A915-42EA-BCD4-1D940029B609}"/>
    <dgm:cxn modelId="{7F9DD1DC-2217-446B-8BEE-0ADFB9F2DE01}" srcId="{BBEC5D70-1AF7-4743-88E0-0EFB403628A5}" destId="{551D7865-A236-41D2-8B44-6A139FA8CCA5}" srcOrd="2" destOrd="0" parTransId="{1BFB8B70-0636-412E-9496-0B3AA6166FBF}" sibTransId="{FF4E1D17-D560-45C1-9AA2-A3882756C0DF}"/>
    <dgm:cxn modelId="{C87BF0E2-1884-441F-85CF-892D882CD7EE}" srcId="{BBEC5D70-1AF7-4743-88E0-0EFB403628A5}" destId="{FDF0A58F-A69B-48A5-AEFB-83662ECC2C45}" srcOrd="0" destOrd="0" parTransId="{29D643B7-FBAF-4052-A015-33542F2343A0}" sibTransId="{1E011048-5C83-494B-83BC-E448ABAC6E63}"/>
    <dgm:cxn modelId="{A9EF2AE4-C13A-4AAE-8CD9-2CFB020EA3E3}" type="presOf" srcId="{BBEC5D70-1AF7-4743-88E0-0EFB403628A5}" destId="{DFB010D6-14D8-473D-A97A-2A8392FDC471}" srcOrd="0" destOrd="0" presId="urn:microsoft.com/office/officeart/2005/8/layout/chevron1"/>
    <dgm:cxn modelId="{42ECA21C-BDEE-47D1-9920-064F6A9D0A76}" type="presParOf" srcId="{DFB010D6-14D8-473D-A97A-2A8392FDC471}" destId="{51A8DEA9-D966-44E6-B9AE-9F76E9B9B429}" srcOrd="0" destOrd="0" presId="urn:microsoft.com/office/officeart/2005/8/layout/chevron1"/>
    <dgm:cxn modelId="{BD43E278-88B3-4651-9539-D86D7FC983E0}" type="presParOf" srcId="{DFB010D6-14D8-473D-A97A-2A8392FDC471}" destId="{BC9726DD-CE94-414E-994D-CB4F922356B7}" srcOrd="1" destOrd="0" presId="urn:microsoft.com/office/officeart/2005/8/layout/chevron1"/>
    <dgm:cxn modelId="{492336BB-DF3C-414C-9D71-0F18BCCC01CA}" type="presParOf" srcId="{DFB010D6-14D8-473D-A97A-2A8392FDC471}" destId="{158FFFE9-A9CB-429C-960A-8B86618EAAA7}" srcOrd="2" destOrd="0" presId="urn:microsoft.com/office/officeart/2005/8/layout/chevron1"/>
    <dgm:cxn modelId="{723324BF-73D9-488E-AEFB-EAD9DAC5609A}" type="presParOf" srcId="{DFB010D6-14D8-473D-A97A-2A8392FDC471}" destId="{A7226D60-8978-4B95-8739-18EA4A5BD4F8}" srcOrd="3" destOrd="0" presId="urn:microsoft.com/office/officeart/2005/8/layout/chevron1"/>
    <dgm:cxn modelId="{4BB77CF2-58BE-4BB5-AC4F-AD83279F90BC}" type="presParOf" srcId="{DFB010D6-14D8-473D-A97A-2A8392FDC471}" destId="{7FB50C2F-D3B0-466C-9549-3FDA615B025C}" srcOrd="4" destOrd="0" presId="urn:microsoft.com/office/officeart/2005/8/layout/chevron1"/>
    <dgm:cxn modelId="{D7D2E941-A214-439C-ACAC-C17FA44F1A69}" type="presParOf" srcId="{DFB010D6-14D8-473D-A97A-2A8392FDC471}" destId="{7B677C59-C1B8-4DE8-A19D-4452EB1AA7A9}" srcOrd="5" destOrd="0" presId="urn:microsoft.com/office/officeart/2005/8/layout/chevron1"/>
    <dgm:cxn modelId="{1ED49000-24AD-4925-BCF9-08D9100CA48F}" type="presParOf" srcId="{DFB010D6-14D8-473D-A97A-2A8392FDC471}" destId="{016BF2DD-4692-42EA-9C3D-97E0A0EBFAB1}" srcOrd="6" destOrd="0" presId="urn:microsoft.com/office/officeart/2005/8/layout/chevron1"/>
    <dgm:cxn modelId="{808FE9EB-06AA-40C5-8CC7-BBCA6E640E11}" type="presParOf" srcId="{DFB010D6-14D8-473D-A97A-2A8392FDC471}" destId="{C714E463-9D3B-4BA1-AA45-05D3B35314D6}" srcOrd="7" destOrd="0" presId="urn:microsoft.com/office/officeart/2005/8/layout/chevron1"/>
    <dgm:cxn modelId="{3BEBF6E2-36C3-481D-A7E5-839EB04816F3}" type="presParOf" srcId="{DFB010D6-14D8-473D-A97A-2A8392FDC471}" destId="{3AD84796-D677-49C8-8538-C8C86FC2323F}" srcOrd="8" destOrd="0" presId="urn:microsoft.com/office/officeart/2005/8/layout/chevron1"/>
    <dgm:cxn modelId="{188EE816-0A02-42DC-9D0E-AC29F4E7DA35}" type="presParOf" srcId="{DFB010D6-14D8-473D-A97A-2A8392FDC471}" destId="{4AD8CE0A-5665-4843-ACBB-3013C1B4C65A}" srcOrd="9" destOrd="0" presId="urn:microsoft.com/office/officeart/2005/8/layout/chevron1"/>
    <dgm:cxn modelId="{082F946E-653B-47FE-AEC4-83C35BAE7BD3}" type="presParOf" srcId="{DFB010D6-14D8-473D-A97A-2A8392FDC471}" destId="{8FC67526-811E-4C87-8B79-43BB7AE25CD3}" srcOrd="10" destOrd="0" presId="urn:microsoft.com/office/officeart/2005/8/layout/chevron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195FDBB-2C30-4B78-9FAD-7DA6C7C44DB3}" type="doc">
      <dgm:prSet loTypeId="urn:microsoft.com/office/officeart/2005/8/layout/chevron1" loCatId="process" qsTypeId="urn:microsoft.com/office/officeart/2005/8/quickstyle/simple1" qsCatId="simple" csTypeId="urn:microsoft.com/office/officeart/2005/8/colors/accent1_2" csCatId="accent1" phldr="1"/>
      <dgm:spPr/>
    </dgm:pt>
    <dgm:pt modelId="{0C0F0F73-690C-4AB1-BC82-F8711DF8FD2B}">
      <dgm:prSet phldrT="[Texte]"/>
      <dgm:spPr/>
      <dgm:t>
        <a:bodyPr/>
        <a:lstStyle/>
        <a:p>
          <a:r>
            <a:rPr lang="en-US"/>
            <a:t>Draft</a:t>
          </a:r>
        </a:p>
      </dgm:t>
    </dgm:pt>
    <dgm:pt modelId="{86E5628C-487E-4D31-A92F-09D27FA5829D}" type="parTrans" cxnId="{CEF84746-6B3D-4F74-BF79-251F123CBBC6}">
      <dgm:prSet/>
      <dgm:spPr/>
      <dgm:t>
        <a:bodyPr/>
        <a:lstStyle/>
        <a:p>
          <a:endParaRPr lang="en-US"/>
        </a:p>
      </dgm:t>
    </dgm:pt>
    <dgm:pt modelId="{CFBC8920-74F1-4CF5-83B5-78AE0EF8965B}" type="sibTrans" cxnId="{CEF84746-6B3D-4F74-BF79-251F123CBBC6}">
      <dgm:prSet/>
      <dgm:spPr/>
      <dgm:t>
        <a:bodyPr/>
        <a:lstStyle/>
        <a:p>
          <a:endParaRPr lang="en-US"/>
        </a:p>
      </dgm:t>
    </dgm:pt>
    <dgm:pt modelId="{27615FD6-6EB8-4EC9-B35D-87B56431E24C}">
      <dgm:prSet phldrT="[Texte]"/>
      <dgm:spPr/>
      <dgm:t>
        <a:bodyPr/>
        <a:lstStyle/>
        <a:p>
          <a:r>
            <a:rPr lang="en-US"/>
            <a:t>Submitted</a:t>
          </a:r>
        </a:p>
      </dgm:t>
    </dgm:pt>
    <dgm:pt modelId="{8833CF6B-BE89-4348-9EF3-33F9160EA39D}" type="parTrans" cxnId="{2E241A52-B655-4CE8-BEC6-AF6F5194E0CD}">
      <dgm:prSet/>
      <dgm:spPr/>
      <dgm:t>
        <a:bodyPr/>
        <a:lstStyle/>
        <a:p>
          <a:endParaRPr lang="en-US"/>
        </a:p>
      </dgm:t>
    </dgm:pt>
    <dgm:pt modelId="{87C2133D-B695-4420-8547-ECEB34BCDAA9}" type="sibTrans" cxnId="{2E241A52-B655-4CE8-BEC6-AF6F5194E0CD}">
      <dgm:prSet/>
      <dgm:spPr/>
      <dgm:t>
        <a:bodyPr/>
        <a:lstStyle/>
        <a:p>
          <a:endParaRPr lang="en-US"/>
        </a:p>
      </dgm:t>
    </dgm:pt>
    <dgm:pt modelId="{92D49A83-8512-4FF1-A31B-E52DFAAD0D43}">
      <dgm:prSet phldrT="[Texte]"/>
      <dgm:spPr/>
      <dgm:t>
        <a:bodyPr/>
        <a:lstStyle/>
        <a:p>
          <a:r>
            <a:rPr lang="en-US"/>
            <a:t>Locked</a:t>
          </a:r>
        </a:p>
      </dgm:t>
    </dgm:pt>
    <dgm:pt modelId="{07C5CB4D-CF01-4548-ABFF-939282034AB9}" type="parTrans" cxnId="{CBFA2D43-5EDE-4230-974E-143BE4D7FC70}">
      <dgm:prSet/>
      <dgm:spPr/>
      <dgm:t>
        <a:bodyPr/>
        <a:lstStyle/>
        <a:p>
          <a:endParaRPr lang="en-US"/>
        </a:p>
      </dgm:t>
    </dgm:pt>
    <dgm:pt modelId="{E41DB0F1-EC15-49B6-B9B0-5164F042C498}" type="sibTrans" cxnId="{CBFA2D43-5EDE-4230-974E-143BE4D7FC70}">
      <dgm:prSet/>
      <dgm:spPr/>
      <dgm:t>
        <a:bodyPr/>
        <a:lstStyle/>
        <a:p>
          <a:endParaRPr lang="en-US"/>
        </a:p>
      </dgm:t>
    </dgm:pt>
    <dgm:pt modelId="{12B18046-F88F-47F1-B075-95DFCEB19AD4}">
      <dgm:prSet phldrT="[Texte]"/>
      <dgm:spPr/>
      <dgm:t>
        <a:bodyPr/>
        <a:lstStyle/>
        <a:p>
          <a:r>
            <a:rPr lang="en-US"/>
            <a:t>Rejected Approved</a:t>
          </a:r>
        </a:p>
      </dgm:t>
    </dgm:pt>
    <dgm:pt modelId="{C720290A-2621-45FC-A6F7-DACAB3D7448E}" type="parTrans" cxnId="{19270263-EF1C-4C7F-B278-CEE0E730C503}">
      <dgm:prSet/>
      <dgm:spPr/>
      <dgm:t>
        <a:bodyPr/>
        <a:lstStyle/>
        <a:p>
          <a:endParaRPr lang="en-US"/>
        </a:p>
      </dgm:t>
    </dgm:pt>
    <dgm:pt modelId="{5C8D80EA-8CEE-4615-A0FB-D53417B29785}" type="sibTrans" cxnId="{19270263-EF1C-4C7F-B278-CEE0E730C503}">
      <dgm:prSet/>
      <dgm:spPr/>
      <dgm:t>
        <a:bodyPr/>
        <a:lstStyle/>
        <a:p>
          <a:endParaRPr lang="en-US"/>
        </a:p>
      </dgm:t>
    </dgm:pt>
    <dgm:pt modelId="{FE1501D0-91C0-4118-8572-34D29B19DC5B}" type="pres">
      <dgm:prSet presAssocID="{6195FDBB-2C30-4B78-9FAD-7DA6C7C44DB3}" presName="Name0" presStyleCnt="0">
        <dgm:presLayoutVars>
          <dgm:dir/>
          <dgm:animLvl val="lvl"/>
          <dgm:resizeHandles val="exact"/>
        </dgm:presLayoutVars>
      </dgm:prSet>
      <dgm:spPr/>
    </dgm:pt>
    <dgm:pt modelId="{C31768E1-E56F-452A-A3EB-984EC0132A06}" type="pres">
      <dgm:prSet presAssocID="{0C0F0F73-690C-4AB1-BC82-F8711DF8FD2B}" presName="parTxOnly" presStyleLbl="node1" presStyleIdx="0" presStyleCnt="4">
        <dgm:presLayoutVars>
          <dgm:chMax val="0"/>
          <dgm:chPref val="0"/>
          <dgm:bulletEnabled val="1"/>
        </dgm:presLayoutVars>
      </dgm:prSet>
      <dgm:spPr/>
    </dgm:pt>
    <dgm:pt modelId="{683AFCB2-F977-4964-879D-3AD5EBB64DEB}" type="pres">
      <dgm:prSet presAssocID="{CFBC8920-74F1-4CF5-83B5-78AE0EF8965B}" presName="parTxOnlySpace" presStyleCnt="0"/>
      <dgm:spPr/>
    </dgm:pt>
    <dgm:pt modelId="{D4FA7DC1-3F56-43A1-AC5D-91761CB9A92B}" type="pres">
      <dgm:prSet presAssocID="{27615FD6-6EB8-4EC9-B35D-87B56431E24C}" presName="parTxOnly" presStyleLbl="node1" presStyleIdx="1" presStyleCnt="4">
        <dgm:presLayoutVars>
          <dgm:chMax val="0"/>
          <dgm:chPref val="0"/>
          <dgm:bulletEnabled val="1"/>
        </dgm:presLayoutVars>
      </dgm:prSet>
      <dgm:spPr/>
    </dgm:pt>
    <dgm:pt modelId="{A9AE6189-2014-48B7-9AC5-369ED4B76D2F}" type="pres">
      <dgm:prSet presAssocID="{87C2133D-B695-4420-8547-ECEB34BCDAA9}" presName="parTxOnlySpace" presStyleCnt="0"/>
      <dgm:spPr/>
    </dgm:pt>
    <dgm:pt modelId="{F39FD223-B5B9-4EB9-B640-6BD6C1B57169}" type="pres">
      <dgm:prSet presAssocID="{12B18046-F88F-47F1-B075-95DFCEB19AD4}" presName="parTxOnly" presStyleLbl="node1" presStyleIdx="2" presStyleCnt="4">
        <dgm:presLayoutVars>
          <dgm:chMax val="0"/>
          <dgm:chPref val="0"/>
          <dgm:bulletEnabled val="1"/>
        </dgm:presLayoutVars>
      </dgm:prSet>
      <dgm:spPr/>
    </dgm:pt>
    <dgm:pt modelId="{31B6F7DB-A4B8-4557-B543-0581E08A5682}" type="pres">
      <dgm:prSet presAssocID="{5C8D80EA-8CEE-4615-A0FB-D53417B29785}" presName="parTxOnlySpace" presStyleCnt="0"/>
      <dgm:spPr/>
    </dgm:pt>
    <dgm:pt modelId="{02FCE3BC-8F93-4F30-8AF4-7CF6FFD6BCA2}" type="pres">
      <dgm:prSet presAssocID="{92D49A83-8512-4FF1-A31B-E52DFAAD0D43}" presName="parTxOnly" presStyleLbl="node1" presStyleIdx="3" presStyleCnt="4">
        <dgm:presLayoutVars>
          <dgm:chMax val="0"/>
          <dgm:chPref val="0"/>
          <dgm:bulletEnabled val="1"/>
        </dgm:presLayoutVars>
      </dgm:prSet>
      <dgm:spPr/>
    </dgm:pt>
  </dgm:ptLst>
  <dgm:cxnLst>
    <dgm:cxn modelId="{98975600-218A-461F-80D0-B3EABA478786}" type="presOf" srcId="{12B18046-F88F-47F1-B075-95DFCEB19AD4}" destId="{F39FD223-B5B9-4EB9-B640-6BD6C1B57169}" srcOrd="0" destOrd="0" presId="urn:microsoft.com/office/officeart/2005/8/layout/chevron1"/>
    <dgm:cxn modelId="{19270263-EF1C-4C7F-B278-CEE0E730C503}" srcId="{6195FDBB-2C30-4B78-9FAD-7DA6C7C44DB3}" destId="{12B18046-F88F-47F1-B075-95DFCEB19AD4}" srcOrd="2" destOrd="0" parTransId="{C720290A-2621-45FC-A6F7-DACAB3D7448E}" sibTransId="{5C8D80EA-8CEE-4615-A0FB-D53417B29785}"/>
    <dgm:cxn modelId="{CBFA2D43-5EDE-4230-974E-143BE4D7FC70}" srcId="{6195FDBB-2C30-4B78-9FAD-7DA6C7C44DB3}" destId="{92D49A83-8512-4FF1-A31B-E52DFAAD0D43}" srcOrd="3" destOrd="0" parTransId="{07C5CB4D-CF01-4548-ABFF-939282034AB9}" sibTransId="{E41DB0F1-EC15-49B6-B9B0-5164F042C498}"/>
    <dgm:cxn modelId="{CEF84746-6B3D-4F74-BF79-251F123CBBC6}" srcId="{6195FDBB-2C30-4B78-9FAD-7DA6C7C44DB3}" destId="{0C0F0F73-690C-4AB1-BC82-F8711DF8FD2B}" srcOrd="0" destOrd="0" parTransId="{86E5628C-487E-4D31-A92F-09D27FA5829D}" sibTransId="{CFBC8920-74F1-4CF5-83B5-78AE0EF8965B}"/>
    <dgm:cxn modelId="{541F7847-24EF-46ED-BD66-B59C572B2660}" type="presOf" srcId="{27615FD6-6EB8-4EC9-B35D-87B56431E24C}" destId="{D4FA7DC1-3F56-43A1-AC5D-91761CB9A92B}" srcOrd="0" destOrd="0" presId="urn:microsoft.com/office/officeart/2005/8/layout/chevron1"/>
    <dgm:cxn modelId="{2E241A52-B655-4CE8-BEC6-AF6F5194E0CD}" srcId="{6195FDBB-2C30-4B78-9FAD-7DA6C7C44DB3}" destId="{27615FD6-6EB8-4EC9-B35D-87B56431E24C}" srcOrd="1" destOrd="0" parTransId="{8833CF6B-BE89-4348-9EF3-33F9160EA39D}" sibTransId="{87C2133D-B695-4420-8547-ECEB34BCDAA9}"/>
    <dgm:cxn modelId="{F68DB573-64F0-4691-8CD3-334A980CE6E5}" type="presOf" srcId="{6195FDBB-2C30-4B78-9FAD-7DA6C7C44DB3}" destId="{FE1501D0-91C0-4118-8572-34D29B19DC5B}" srcOrd="0" destOrd="0" presId="urn:microsoft.com/office/officeart/2005/8/layout/chevron1"/>
    <dgm:cxn modelId="{EC19569E-3E09-4783-9E2B-D7BC532CDDC2}" type="presOf" srcId="{92D49A83-8512-4FF1-A31B-E52DFAAD0D43}" destId="{02FCE3BC-8F93-4F30-8AF4-7CF6FFD6BCA2}" srcOrd="0" destOrd="0" presId="urn:microsoft.com/office/officeart/2005/8/layout/chevron1"/>
    <dgm:cxn modelId="{47EAF3AF-3A15-4954-B9CA-2AF2FE7D758E}" type="presOf" srcId="{0C0F0F73-690C-4AB1-BC82-F8711DF8FD2B}" destId="{C31768E1-E56F-452A-A3EB-984EC0132A06}" srcOrd="0" destOrd="0" presId="urn:microsoft.com/office/officeart/2005/8/layout/chevron1"/>
    <dgm:cxn modelId="{CD0F0552-CE3C-4B2A-B8C8-484A68A0E05B}" type="presParOf" srcId="{FE1501D0-91C0-4118-8572-34D29B19DC5B}" destId="{C31768E1-E56F-452A-A3EB-984EC0132A06}" srcOrd="0" destOrd="0" presId="urn:microsoft.com/office/officeart/2005/8/layout/chevron1"/>
    <dgm:cxn modelId="{9E4589A5-1BA0-4421-826A-736BD2EEE424}" type="presParOf" srcId="{FE1501D0-91C0-4118-8572-34D29B19DC5B}" destId="{683AFCB2-F977-4964-879D-3AD5EBB64DEB}" srcOrd="1" destOrd="0" presId="urn:microsoft.com/office/officeart/2005/8/layout/chevron1"/>
    <dgm:cxn modelId="{1375D463-4CB1-486F-A738-231AD1F374F8}" type="presParOf" srcId="{FE1501D0-91C0-4118-8572-34D29B19DC5B}" destId="{D4FA7DC1-3F56-43A1-AC5D-91761CB9A92B}" srcOrd="2" destOrd="0" presId="urn:microsoft.com/office/officeart/2005/8/layout/chevron1"/>
    <dgm:cxn modelId="{EA89FDF8-CE4C-4689-9DCA-B1EF7EBF03E0}" type="presParOf" srcId="{FE1501D0-91C0-4118-8572-34D29B19DC5B}" destId="{A9AE6189-2014-48B7-9AC5-369ED4B76D2F}" srcOrd="3" destOrd="0" presId="urn:microsoft.com/office/officeart/2005/8/layout/chevron1"/>
    <dgm:cxn modelId="{1BB05063-B27B-4FFA-9653-CCF513AE6C7A}" type="presParOf" srcId="{FE1501D0-91C0-4118-8572-34D29B19DC5B}" destId="{F39FD223-B5B9-4EB9-B640-6BD6C1B57169}" srcOrd="4" destOrd="0" presId="urn:microsoft.com/office/officeart/2005/8/layout/chevron1"/>
    <dgm:cxn modelId="{81A8BDDD-AB1C-4F42-B6EC-972E7F6EF92B}" type="presParOf" srcId="{FE1501D0-91C0-4118-8572-34D29B19DC5B}" destId="{31B6F7DB-A4B8-4557-B543-0581E08A5682}" srcOrd="5" destOrd="0" presId="urn:microsoft.com/office/officeart/2005/8/layout/chevron1"/>
    <dgm:cxn modelId="{4E520918-AB67-4435-ADD0-6583A3B706AE}" type="presParOf" srcId="{FE1501D0-91C0-4118-8572-34D29B19DC5B}" destId="{02FCE3BC-8F93-4F30-8AF4-7CF6FFD6BCA2}" srcOrd="6"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DFD6388-28C2-450E-A135-FF5C83CE705A}" type="doc">
      <dgm:prSet loTypeId="urn:microsoft.com/office/officeart/2005/8/layout/chevron1" loCatId="process" qsTypeId="urn:microsoft.com/office/officeart/2005/8/quickstyle/simple1" qsCatId="simple" csTypeId="urn:microsoft.com/office/officeart/2005/8/colors/accent1_2" csCatId="accent1" phldr="1"/>
      <dgm:spPr/>
    </dgm:pt>
    <dgm:pt modelId="{2D78BE23-8067-40C7-B159-EFD6EDC482BF}">
      <dgm:prSet phldrT="[Texte]"/>
      <dgm:spPr/>
      <dgm:t>
        <a:bodyPr/>
        <a:lstStyle/>
        <a:p>
          <a:r>
            <a:rPr lang="en-US"/>
            <a:t>Hypothesis</a:t>
          </a:r>
        </a:p>
      </dgm:t>
    </dgm:pt>
    <dgm:pt modelId="{BBC18D2E-4E0E-4A1E-9E10-3245E75A2D98}" type="parTrans" cxnId="{6BEACB3C-E964-44F4-8EA9-97E4F38DD85D}">
      <dgm:prSet/>
      <dgm:spPr/>
      <dgm:t>
        <a:bodyPr/>
        <a:lstStyle/>
        <a:p>
          <a:endParaRPr lang="en-US"/>
        </a:p>
      </dgm:t>
    </dgm:pt>
    <dgm:pt modelId="{8E30852F-6EC2-4308-9982-8373FF39D505}" type="sibTrans" cxnId="{6BEACB3C-E964-44F4-8EA9-97E4F38DD85D}">
      <dgm:prSet/>
      <dgm:spPr/>
      <dgm:t>
        <a:bodyPr/>
        <a:lstStyle/>
        <a:p>
          <a:endParaRPr lang="en-US"/>
        </a:p>
      </dgm:t>
    </dgm:pt>
    <dgm:pt modelId="{24A2B4A6-1451-4DBE-90EE-D90DD92E1EB5}">
      <dgm:prSet phldrT="[Texte]"/>
      <dgm:spPr/>
      <dgm:t>
        <a:bodyPr/>
        <a:lstStyle/>
        <a:p>
          <a:r>
            <a:rPr lang="en-US"/>
            <a:t>Quoted</a:t>
          </a:r>
        </a:p>
      </dgm:t>
    </dgm:pt>
    <dgm:pt modelId="{F72B9608-8A89-4159-AAB1-3134BD64AC9D}" type="parTrans" cxnId="{9EDA0DA2-451E-41A8-81BE-8A06A334E5B8}">
      <dgm:prSet/>
      <dgm:spPr/>
      <dgm:t>
        <a:bodyPr/>
        <a:lstStyle/>
        <a:p>
          <a:endParaRPr lang="en-US"/>
        </a:p>
      </dgm:t>
    </dgm:pt>
    <dgm:pt modelId="{497C36EC-DD59-4F35-BFA1-F683E3CE6C4D}" type="sibTrans" cxnId="{9EDA0DA2-451E-41A8-81BE-8A06A334E5B8}">
      <dgm:prSet/>
      <dgm:spPr/>
      <dgm:t>
        <a:bodyPr/>
        <a:lstStyle/>
        <a:p>
          <a:endParaRPr lang="en-US"/>
        </a:p>
      </dgm:t>
    </dgm:pt>
    <dgm:pt modelId="{E0047436-F6D0-453A-9B99-C1C8C1FD467B}">
      <dgm:prSet phldrT="[Texte]"/>
      <dgm:spPr/>
      <dgm:t>
        <a:bodyPr/>
        <a:lstStyle/>
        <a:p>
          <a:r>
            <a:rPr lang="en-US"/>
            <a:t>On Going</a:t>
          </a:r>
          <a:br>
            <a:rPr lang="en-US"/>
          </a:br>
          <a:r>
            <a:rPr lang="en-US"/>
            <a:t>On Hold</a:t>
          </a:r>
        </a:p>
      </dgm:t>
    </dgm:pt>
    <dgm:pt modelId="{0319C63C-A53C-4978-8DEF-9C0C08FA9F5E}" type="parTrans" cxnId="{54BB57C0-DDBB-4B78-8E85-0225423DE2B4}">
      <dgm:prSet/>
      <dgm:spPr/>
      <dgm:t>
        <a:bodyPr/>
        <a:lstStyle/>
        <a:p>
          <a:endParaRPr lang="en-US"/>
        </a:p>
      </dgm:t>
    </dgm:pt>
    <dgm:pt modelId="{E254DFD1-F3D8-482D-8036-88EF01414331}" type="sibTrans" cxnId="{54BB57C0-DDBB-4B78-8E85-0225423DE2B4}">
      <dgm:prSet/>
      <dgm:spPr/>
      <dgm:t>
        <a:bodyPr/>
        <a:lstStyle/>
        <a:p>
          <a:endParaRPr lang="en-US"/>
        </a:p>
      </dgm:t>
    </dgm:pt>
    <dgm:pt modelId="{1DC8C8F9-DB42-45E6-A259-FEDBF051281B}">
      <dgm:prSet phldrT="[Texte]"/>
      <dgm:spPr/>
      <dgm:t>
        <a:bodyPr/>
        <a:lstStyle/>
        <a:p>
          <a:r>
            <a:rPr lang="en-US"/>
            <a:t>Lost</a:t>
          </a:r>
          <a:br>
            <a:rPr lang="en-US"/>
          </a:br>
          <a:r>
            <a:rPr lang="en-US"/>
            <a:t>Cancelled</a:t>
          </a:r>
          <a:br>
            <a:rPr lang="en-US"/>
          </a:br>
          <a:r>
            <a:rPr lang="en-US"/>
            <a:t>Completed</a:t>
          </a:r>
        </a:p>
      </dgm:t>
    </dgm:pt>
    <dgm:pt modelId="{2AF7353B-6616-4A52-B0C2-99BB57F0EE6C}" type="parTrans" cxnId="{1CDD4A5D-F1F4-4502-9E37-096531B41233}">
      <dgm:prSet/>
      <dgm:spPr/>
      <dgm:t>
        <a:bodyPr/>
        <a:lstStyle/>
        <a:p>
          <a:endParaRPr lang="en-US"/>
        </a:p>
      </dgm:t>
    </dgm:pt>
    <dgm:pt modelId="{9101A9DF-9174-459A-9CAB-AFC01E9E84B7}" type="sibTrans" cxnId="{1CDD4A5D-F1F4-4502-9E37-096531B41233}">
      <dgm:prSet/>
      <dgm:spPr/>
      <dgm:t>
        <a:bodyPr/>
        <a:lstStyle/>
        <a:p>
          <a:endParaRPr lang="en-US"/>
        </a:p>
      </dgm:t>
    </dgm:pt>
    <dgm:pt modelId="{6B80D904-6D4B-4FE0-9B91-454A064C144C}">
      <dgm:prSet phldrT="[Texte]"/>
      <dgm:spPr/>
      <dgm:t>
        <a:bodyPr/>
        <a:lstStyle/>
        <a:p>
          <a:r>
            <a:rPr lang="en-US"/>
            <a:t>Signed</a:t>
          </a:r>
        </a:p>
      </dgm:t>
    </dgm:pt>
    <dgm:pt modelId="{2E0636C9-88A0-48C6-89A2-7B6D7DC18633}" type="parTrans" cxnId="{C256FC09-DE1D-49E1-ADC8-E5DD96CBFC3E}">
      <dgm:prSet/>
      <dgm:spPr/>
    </dgm:pt>
    <dgm:pt modelId="{CFE52F65-48BE-4321-B257-ADBA18FB02C8}" type="sibTrans" cxnId="{C256FC09-DE1D-49E1-ADC8-E5DD96CBFC3E}">
      <dgm:prSet/>
      <dgm:spPr/>
    </dgm:pt>
    <dgm:pt modelId="{91A263B4-9687-4E66-ABCC-4F59EB50A8CC}" type="pres">
      <dgm:prSet presAssocID="{BDFD6388-28C2-450E-A135-FF5C83CE705A}" presName="Name0" presStyleCnt="0">
        <dgm:presLayoutVars>
          <dgm:dir/>
          <dgm:animLvl val="lvl"/>
          <dgm:resizeHandles val="exact"/>
        </dgm:presLayoutVars>
      </dgm:prSet>
      <dgm:spPr/>
    </dgm:pt>
    <dgm:pt modelId="{A3262614-9835-424A-8626-092F542D400F}" type="pres">
      <dgm:prSet presAssocID="{2D78BE23-8067-40C7-B159-EFD6EDC482BF}" presName="parTxOnly" presStyleLbl="node1" presStyleIdx="0" presStyleCnt="5">
        <dgm:presLayoutVars>
          <dgm:chMax val="0"/>
          <dgm:chPref val="0"/>
          <dgm:bulletEnabled val="1"/>
        </dgm:presLayoutVars>
      </dgm:prSet>
      <dgm:spPr/>
    </dgm:pt>
    <dgm:pt modelId="{46986DF7-FC58-43DD-A47F-1CCBC2EC7EF8}" type="pres">
      <dgm:prSet presAssocID="{8E30852F-6EC2-4308-9982-8373FF39D505}" presName="parTxOnlySpace" presStyleCnt="0"/>
      <dgm:spPr/>
    </dgm:pt>
    <dgm:pt modelId="{A1051CC9-792D-48A3-BBE6-8A782E907521}" type="pres">
      <dgm:prSet presAssocID="{24A2B4A6-1451-4DBE-90EE-D90DD92E1EB5}" presName="parTxOnly" presStyleLbl="node1" presStyleIdx="1" presStyleCnt="5">
        <dgm:presLayoutVars>
          <dgm:chMax val="0"/>
          <dgm:chPref val="0"/>
          <dgm:bulletEnabled val="1"/>
        </dgm:presLayoutVars>
      </dgm:prSet>
      <dgm:spPr/>
    </dgm:pt>
    <dgm:pt modelId="{05DE917C-0D3D-4A8D-AE70-4F3F0E7CE02B}" type="pres">
      <dgm:prSet presAssocID="{497C36EC-DD59-4F35-BFA1-F683E3CE6C4D}" presName="parTxOnlySpace" presStyleCnt="0"/>
      <dgm:spPr/>
    </dgm:pt>
    <dgm:pt modelId="{2918888E-2A69-4975-BC06-667C710671FF}" type="pres">
      <dgm:prSet presAssocID="{6B80D904-6D4B-4FE0-9B91-454A064C144C}" presName="parTxOnly" presStyleLbl="node1" presStyleIdx="2" presStyleCnt="5">
        <dgm:presLayoutVars>
          <dgm:chMax val="0"/>
          <dgm:chPref val="0"/>
          <dgm:bulletEnabled val="1"/>
        </dgm:presLayoutVars>
      </dgm:prSet>
      <dgm:spPr/>
    </dgm:pt>
    <dgm:pt modelId="{E19082B7-4E41-4D71-9361-7857E15133A8}" type="pres">
      <dgm:prSet presAssocID="{CFE52F65-48BE-4321-B257-ADBA18FB02C8}" presName="parTxOnlySpace" presStyleCnt="0"/>
      <dgm:spPr/>
    </dgm:pt>
    <dgm:pt modelId="{26519AD8-747F-4E46-AAE9-4BACDEE45508}" type="pres">
      <dgm:prSet presAssocID="{E0047436-F6D0-453A-9B99-C1C8C1FD467B}" presName="parTxOnly" presStyleLbl="node1" presStyleIdx="3" presStyleCnt="5">
        <dgm:presLayoutVars>
          <dgm:chMax val="0"/>
          <dgm:chPref val="0"/>
          <dgm:bulletEnabled val="1"/>
        </dgm:presLayoutVars>
      </dgm:prSet>
      <dgm:spPr/>
    </dgm:pt>
    <dgm:pt modelId="{FB655460-1379-4EAE-8230-D7C6832ED483}" type="pres">
      <dgm:prSet presAssocID="{E254DFD1-F3D8-482D-8036-88EF01414331}" presName="parTxOnlySpace" presStyleCnt="0"/>
      <dgm:spPr/>
    </dgm:pt>
    <dgm:pt modelId="{A8CF2538-7E89-4607-9521-38B990CFD576}" type="pres">
      <dgm:prSet presAssocID="{1DC8C8F9-DB42-45E6-A259-FEDBF051281B}" presName="parTxOnly" presStyleLbl="node1" presStyleIdx="4" presStyleCnt="5">
        <dgm:presLayoutVars>
          <dgm:chMax val="0"/>
          <dgm:chPref val="0"/>
          <dgm:bulletEnabled val="1"/>
        </dgm:presLayoutVars>
      </dgm:prSet>
      <dgm:spPr/>
    </dgm:pt>
  </dgm:ptLst>
  <dgm:cxnLst>
    <dgm:cxn modelId="{C256FC09-DE1D-49E1-ADC8-E5DD96CBFC3E}" srcId="{BDFD6388-28C2-450E-A135-FF5C83CE705A}" destId="{6B80D904-6D4B-4FE0-9B91-454A064C144C}" srcOrd="2" destOrd="0" parTransId="{2E0636C9-88A0-48C6-89A2-7B6D7DC18633}" sibTransId="{CFE52F65-48BE-4321-B257-ADBA18FB02C8}"/>
    <dgm:cxn modelId="{6BEACB3C-E964-44F4-8EA9-97E4F38DD85D}" srcId="{BDFD6388-28C2-450E-A135-FF5C83CE705A}" destId="{2D78BE23-8067-40C7-B159-EFD6EDC482BF}" srcOrd="0" destOrd="0" parTransId="{BBC18D2E-4E0E-4A1E-9E10-3245E75A2D98}" sibTransId="{8E30852F-6EC2-4308-9982-8373FF39D505}"/>
    <dgm:cxn modelId="{1CDD4A5D-F1F4-4502-9E37-096531B41233}" srcId="{BDFD6388-28C2-450E-A135-FF5C83CE705A}" destId="{1DC8C8F9-DB42-45E6-A259-FEDBF051281B}" srcOrd="4" destOrd="0" parTransId="{2AF7353B-6616-4A52-B0C2-99BB57F0EE6C}" sibTransId="{9101A9DF-9174-459A-9CAB-AFC01E9E84B7}"/>
    <dgm:cxn modelId="{C2594466-D591-49F0-878D-CA2DA56C8BDC}" type="presOf" srcId="{1DC8C8F9-DB42-45E6-A259-FEDBF051281B}" destId="{A8CF2538-7E89-4607-9521-38B990CFD576}" srcOrd="0" destOrd="0" presId="urn:microsoft.com/office/officeart/2005/8/layout/chevron1"/>
    <dgm:cxn modelId="{F3317768-BAFD-4ADE-85A3-F766E93A8022}" type="presOf" srcId="{E0047436-F6D0-453A-9B99-C1C8C1FD467B}" destId="{26519AD8-747F-4E46-AAE9-4BACDEE45508}" srcOrd="0" destOrd="0" presId="urn:microsoft.com/office/officeart/2005/8/layout/chevron1"/>
    <dgm:cxn modelId="{7C021256-8A4B-4184-9FB7-961314E11EB1}" type="presOf" srcId="{24A2B4A6-1451-4DBE-90EE-D90DD92E1EB5}" destId="{A1051CC9-792D-48A3-BBE6-8A782E907521}" srcOrd="0" destOrd="0" presId="urn:microsoft.com/office/officeart/2005/8/layout/chevron1"/>
    <dgm:cxn modelId="{87984F5A-04C1-4AA1-B41E-81838D3A683F}" type="presOf" srcId="{2D78BE23-8067-40C7-B159-EFD6EDC482BF}" destId="{A3262614-9835-424A-8626-092F542D400F}" srcOrd="0" destOrd="0" presId="urn:microsoft.com/office/officeart/2005/8/layout/chevron1"/>
    <dgm:cxn modelId="{B12C0182-BCDB-42FF-B3FB-34DB2E77F902}" type="presOf" srcId="{BDFD6388-28C2-450E-A135-FF5C83CE705A}" destId="{91A263B4-9687-4E66-ABCC-4F59EB50A8CC}" srcOrd="0" destOrd="0" presId="urn:microsoft.com/office/officeart/2005/8/layout/chevron1"/>
    <dgm:cxn modelId="{DBC0EE87-5FCB-4514-A4EE-EF7ACA790402}" type="presOf" srcId="{6B80D904-6D4B-4FE0-9B91-454A064C144C}" destId="{2918888E-2A69-4975-BC06-667C710671FF}" srcOrd="0" destOrd="0" presId="urn:microsoft.com/office/officeart/2005/8/layout/chevron1"/>
    <dgm:cxn modelId="{9EDA0DA2-451E-41A8-81BE-8A06A334E5B8}" srcId="{BDFD6388-28C2-450E-A135-FF5C83CE705A}" destId="{24A2B4A6-1451-4DBE-90EE-D90DD92E1EB5}" srcOrd="1" destOrd="0" parTransId="{F72B9608-8A89-4159-AAB1-3134BD64AC9D}" sibTransId="{497C36EC-DD59-4F35-BFA1-F683E3CE6C4D}"/>
    <dgm:cxn modelId="{54BB57C0-DDBB-4B78-8E85-0225423DE2B4}" srcId="{BDFD6388-28C2-450E-A135-FF5C83CE705A}" destId="{E0047436-F6D0-453A-9B99-C1C8C1FD467B}" srcOrd="3" destOrd="0" parTransId="{0319C63C-A53C-4978-8DEF-9C0C08FA9F5E}" sibTransId="{E254DFD1-F3D8-482D-8036-88EF01414331}"/>
    <dgm:cxn modelId="{D00BDCAF-1A13-4061-89E1-54F0DD942BBA}" type="presParOf" srcId="{91A263B4-9687-4E66-ABCC-4F59EB50A8CC}" destId="{A3262614-9835-424A-8626-092F542D400F}" srcOrd="0" destOrd="0" presId="urn:microsoft.com/office/officeart/2005/8/layout/chevron1"/>
    <dgm:cxn modelId="{3EBE0EDE-C5F4-4CE2-875F-4B42F845738D}" type="presParOf" srcId="{91A263B4-9687-4E66-ABCC-4F59EB50A8CC}" destId="{46986DF7-FC58-43DD-A47F-1CCBC2EC7EF8}" srcOrd="1" destOrd="0" presId="urn:microsoft.com/office/officeart/2005/8/layout/chevron1"/>
    <dgm:cxn modelId="{170D8CF9-869B-47E1-9159-5D1FC44CBB35}" type="presParOf" srcId="{91A263B4-9687-4E66-ABCC-4F59EB50A8CC}" destId="{A1051CC9-792D-48A3-BBE6-8A782E907521}" srcOrd="2" destOrd="0" presId="urn:microsoft.com/office/officeart/2005/8/layout/chevron1"/>
    <dgm:cxn modelId="{D7DBBFE3-FFAD-45C6-950A-E3889305889D}" type="presParOf" srcId="{91A263B4-9687-4E66-ABCC-4F59EB50A8CC}" destId="{05DE917C-0D3D-4A8D-AE70-4F3F0E7CE02B}" srcOrd="3" destOrd="0" presId="urn:microsoft.com/office/officeart/2005/8/layout/chevron1"/>
    <dgm:cxn modelId="{BD3D0015-549F-48F9-94E0-10CE883F0F15}" type="presParOf" srcId="{91A263B4-9687-4E66-ABCC-4F59EB50A8CC}" destId="{2918888E-2A69-4975-BC06-667C710671FF}" srcOrd="4" destOrd="0" presId="urn:microsoft.com/office/officeart/2005/8/layout/chevron1"/>
    <dgm:cxn modelId="{B9F3C91E-2133-444A-9A05-5B9A63D16861}" type="presParOf" srcId="{91A263B4-9687-4E66-ABCC-4F59EB50A8CC}" destId="{E19082B7-4E41-4D71-9361-7857E15133A8}" srcOrd="5" destOrd="0" presId="urn:microsoft.com/office/officeart/2005/8/layout/chevron1"/>
    <dgm:cxn modelId="{DDBFD2B1-5F81-470A-8B3C-1C8AAC9ED8D4}" type="presParOf" srcId="{91A263B4-9687-4E66-ABCC-4F59EB50A8CC}" destId="{26519AD8-747F-4E46-AAE9-4BACDEE45508}" srcOrd="6" destOrd="0" presId="urn:microsoft.com/office/officeart/2005/8/layout/chevron1"/>
    <dgm:cxn modelId="{AB0D4BC9-A6D2-467B-AACD-CEA3CE3CCAAC}" type="presParOf" srcId="{91A263B4-9687-4E66-ABCC-4F59EB50A8CC}" destId="{FB655460-1379-4EAE-8230-D7C6832ED483}" srcOrd="7" destOrd="0" presId="urn:microsoft.com/office/officeart/2005/8/layout/chevron1"/>
    <dgm:cxn modelId="{773C9471-8171-485B-AAEF-B91A5D55644A}" type="presParOf" srcId="{91A263B4-9687-4E66-ABCC-4F59EB50A8CC}" destId="{A8CF2538-7E89-4607-9521-38B990CFD576}" srcOrd="8" destOrd="0" presId="urn:microsoft.com/office/officeart/2005/8/layout/chevron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1768E1-E56F-452A-A3EB-984EC0132A06}">
      <dsp:nvSpPr>
        <dsp:cNvPr id="0" name=""/>
        <dsp:cNvSpPr/>
      </dsp:nvSpPr>
      <dsp:spPr>
        <a:xfrm>
          <a:off x="2544"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Draft</a:t>
          </a:r>
        </a:p>
      </dsp:txBody>
      <dsp:txXfrm>
        <a:off x="298831" y="87887"/>
        <a:ext cx="888861" cy="592574"/>
      </dsp:txXfrm>
    </dsp:sp>
    <dsp:sp modelId="{D4FA7DC1-3F56-43A1-AC5D-91761CB9A92B}">
      <dsp:nvSpPr>
        <dsp:cNvPr id="0" name=""/>
        <dsp:cNvSpPr/>
      </dsp:nvSpPr>
      <dsp:spPr>
        <a:xfrm>
          <a:off x="1335836"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Submitted</a:t>
          </a:r>
        </a:p>
      </dsp:txBody>
      <dsp:txXfrm>
        <a:off x="1632123" y="87887"/>
        <a:ext cx="888861" cy="592574"/>
      </dsp:txXfrm>
    </dsp:sp>
    <dsp:sp modelId="{F39FD223-B5B9-4EB9-B640-6BD6C1B57169}">
      <dsp:nvSpPr>
        <dsp:cNvPr id="0" name=""/>
        <dsp:cNvSpPr/>
      </dsp:nvSpPr>
      <dsp:spPr>
        <a:xfrm>
          <a:off x="2669128"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Rejected Approved</a:t>
          </a:r>
        </a:p>
      </dsp:txBody>
      <dsp:txXfrm>
        <a:off x="2965415" y="87887"/>
        <a:ext cx="888861" cy="592574"/>
      </dsp:txXfrm>
    </dsp:sp>
    <dsp:sp modelId="{02FCE3BC-8F93-4F30-8AF4-7CF6FFD6BCA2}">
      <dsp:nvSpPr>
        <dsp:cNvPr id="0" name=""/>
        <dsp:cNvSpPr/>
      </dsp:nvSpPr>
      <dsp:spPr>
        <a:xfrm>
          <a:off x="4002419"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Locked</a:t>
          </a:r>
        </a:p>
      </dsp:txBody>
      <dsp:txXfrm>
        <a:off x="4298706" y="87887"/>
        <a:ext cx="888861" cy="5925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B88691-7F23-40B8-918A-ABC102D5E7A7}">
      <dsp:nvSpPr>
        <dsp:cNvPr id="0" name=""/>
        <dsp:cNvSpPr/>
      </dsp:nvSpPr>
      <dsp:spPr>
        <a:xfrm>
          <a:off x="2544" y="40262"/>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Planned</a:t>
          </a:r>
        </a:p>
      </dsp:txBody>
      <dsp:txXfrm>
        <a:off x="298831" y="40262"/>
        <a:ext cx="888861" cy="592574"/>
      </dsp:txXfrm>
    </dsp:sp>
    <dsp:sp modelId="{C34585CD-292A-4113-8C81-329899429D0F}">
      <dsp:nvSpPr>
        <dsp:cNvPr id="0" name=""/>
        <dsp:cNvSpPr/>
      </dsp:nvSpPr>
      <dsp:spPr>
        <a:xfrm>
          <a:off x="1335836" y="40262"/>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Started</a:t>
          </a:r>
        </a:p>
      </dsp:txBody>
      <dsp:txXfrm>
        <a:off x="1632123" y="40262"/>
        <a:ext cx="888861" cy="592574"/>
      </dsp:txXfrm>
    </dsp:sp>
    <dsp:sp modelId="{53C353D9-E2AD-4DC4-95EA-7362013120F3}">
      <dsp:nvSpPr>
        <dsp:cNvPr id="0" name=""/>
        <dsp:cNvSpPr/>
      </dsp:nvSpPr>
      <dsp:spPr>
        <a:xfrm>
          <a:off x="2669128" y="40262"/>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 On Hold</a:t>
          </a:r>
        </a:p>
      </dsp:txBody>
      <dsp:txXfrm>
        <a:off x="2965415" y="40262"/>
        <a:ext cx="888861" cy="592574"/>
      </dsp:txXfrm>
    </dsp:sp>
    <dsp:sp modelId="{5C127FA6-D6FD-4A10-B467-BB09D493BFBE}">
      <dsp:nvSpPr>
        <dsp:cNvPr id="0" name=""/>
        <dsp:cNvSpPr/>
      </dsp:nvSpPr>
      <dsp:spPr>
        <a:xfrm>
          <a:off x="4002419" y="40262"/>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Completed Cancelled</a:t>
          </a:r>
        </a:p>
      </dsp:txBody>
      <dsp:txXfrm>
        <a:off x="4298706" y="40262"/>
        <a:ext cx="888861" cy="59257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A8DEA9-D966-44E6-B9AE-9F76E9B9B429}">
      <dsp:nvSpPr>
        <dsp:cNvPr id="0" name=""/>
        <dsp:cNvSpPr/>
      </dsp:nvSpPr>
      <dsp:spPr>
        <a:xfrm>
          <a:off x="2678"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Hypothesis</a:t>
          </a:r>
        </a:p>
      </dsp:txBody>
      <dsp:txXfrm>
        <a:off x="201989" y="153114"/>
        <a:ext cx="597932" cy="398621"/>
      </dsp:txXfrm>
    </dsp:sp>
    <dsp:sp modelId="{158FFFE9-A9CB-429C-960A-8B86618EAAA7}">
      <dsp:nvSpPr>
        <dsp:cNvPr id="0" name=""/>
        <dsp:cNvSpPr/>
      </dsp:nvSpPr>
      <dsp:spPr>
        <a:xfrm>
          <a:off x="899576"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Quoted</a:t>
          </a:r>
        </a:p>
      </dsp:txBody>
      <dsp:txXfrm>
        <a:off x="1098887" y="153114"/>
        <a:ext cx="597932" cy="398621"/>
      </dsp:txXfrm>
    </dsp:sp>
    <dsp:sp modelId="{7FB50C2F-D3B0-466C-9549-3FDA615B025C}">
      <dsp:nvSpPr>
        <dsp:cNvPr id="0" name=""/>
        <dsp:cNvSpPr/>
      </dsp:nvSpPr>
      <dsp:spPr>
        <a:xfrm>
          <a:off x="1796474"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Signed</a:t>
          </a:r>
        </a:p>
      </dsp:txBody>
      <dsp:txXfrm>
        <a:off x="1995785" y="153114"/>
        <a:ext cx="597932" cy="398621"/>
      </dsp:txXfrm>
    </dsp:sp>
    <dsp:sp modelId="{016BF2DD-4692-42EA-9C3D-97E0A0EBFAB1}">
      <dsp:nvSpPr>
        <dsp:cNvPr id="0" name=""/>
        <dsp:cNvSpPr/>
      </dsp:nvSpPr>
      <dsp:spPr>
        <a:xfrm>
          <a:off x="2693372"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On Going</a:t>
          </a:r>
        </a:p>
      </dsp:txBody>
      <dsp:txXfrm>
        <a:off x="2892683" y="153114"/>
        <a:ext cx="597932" cy="398621"/>
      </dsp:txXfrm>
    </dsp:sp>
    <dsp:sp modelId="{3AD84796-D677-49C8-8538-C8C86FC2323F}">
      <dsp:nvSpPr>
        <dsp:cNvPr id="0" name=""/>
        <dsp:cNvSpPr/>
      </dsp:nvSpPr>
      <dsp:spPr>
        <a:xfrm>
          <a:off x="3590270"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On Hold</a:t>
          </a:r>
        </a:p>
      </dsp:txBody>
      <dsp:txXfrm>
        <a:off x="3789581" y="153114"/>
        <a:ext cx="597932" cy="398621"/>
      </dsp:txXfrm>
    </dsp:sp>
    <dsp:sp modelId="{8FC67526-811E-4C87-8B79-43BB7AE25CD3}">
      <dsp:nvSpPr>
        <dsp:cNvPr id="0" name=""/>
        <dsp:cNvSpPr/>
      </dsp:nvSpPr>
      <dsp:spPr>
        <a:xfrm>
          <a:off x="4487167" y="153114"/>
          <a:ext cx="996553" cy="39862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Completed Cancelled Lost</a:t>
          </a:r>
        </a:p>
      </dsp:txBody>
      <dsp:txXfrm>
        <a:off x="4686478" y="153114"/>
        <a:ext cx="597932" cy="39862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1768E1-E56F-452A-A3EB-984EC0132A06}">
      <dsp:nvSpPr>
        <dsp:cNvPr id="0" name=""/>
        <dsp:cNvSpPr/>
      </dsp:nvSpPr>
      <dsp:spPr>
        <a:xfrm>
          <a:off x="2544"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Draft</a:t>
          </a:r>
        </a:p>
      </dsp:txBody>
      <dsp:txXfrm>
        <a:off x="298831" y="87887"/>
        <a:ext cx="888861" cy="592574"/>
      </dsp:txXfrm>
    </dsp:sp>
    <dsp:sp modelId="{D4FA7DC1-3F56-43A1-AC5D-91761CB9A92B}">
      <dsp:nvSpPr>
        <dsp:cNvPr id="0" name=""/>
        <dsp:cNvSpPr/>
      </dsp:nvSpPr>
      <dsp:spPr>
        <a:xfrm>
          <a:off x="1335836"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Submitted</a:t>
          </a:r>
        </a:p>
      </dsp:txBody>
      <dsp:txXfrm>
        <a:off x="1632123" y="87887"/>
        <a:ext cx="888861" cy="592574"/>
      </dsp:txXfrm>
    </dsp:sp>
    <dsp:sp modelId="{F39FD223-B5B9-4EB9-B640-6BD6C1B57169}">
      <dsp:nvSpPr>
        <dsp:cNvPr id="0" name=""/>
        <dsp:cNvSpPr/>
      </dsp:nvSpPr>
      <dsp:spPr>
        <a:xfrm>
          <a:off x="2669128"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Rejected Approved</a:t>
          </a:r>
        </a:p>
      </dsp:txBody>
      <dsp:txXfrm>
        <a:off x="2965415" y="87887"/>
        <a:ext cx="888861" cy="592574"/>
      </dsp:txXfrm>
    </dsp:sp>
    <dsp:sp modelId="{02FCE3BC-8F93-4F30-8AF4-7CF6FFD6BCA2}">
      <dsp:nvSpPr>
        <dsp:cNvPr id="0" name=""/>
        <dsp:cNvSpPr/>
      </dsp:nvSpPr>
      <dsp:spPr>
        <a:xfrm>
          <a:off x="4002419" y="87887"/>
          <a:ext cx="1481435" cy="59257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en-US" sz="1400" kern="1200"/>
            <a:t>Locked</a:t>
          </a:r>
        </a:p>
      </dsp:txBody>
      <dsp:txXfrm>
        <a:off x="4298706" y="87887"/>
        <a:ext cx="888861" cy="59257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262614-9835-424A-8626-092F542D400F}">
      <dsp:nvSpPr>
        <dsp:cNvPr id="0" name=""/>
        <dsp:cNvSpPr/>
      </dsp:nvSpPr>
      <dsp:spPr>
        <a:xfrm>
          <a:off x="1339" y="320377"/>
          <a:ext cx="1192113" cy="4768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Hypothesis</a:t>
          </a:r>
        </a:p>
      </dsp:txBody>
      <dsp:txXfrm>
        <a:off x="239762" y="320377"/>
        <a:ext cx="715268" cy="476845"/>
      </dsp:txXfrm>
    </dsp:sp>
    <dsp:sp modelId="{A1051CC9-792D-48A3-BBE6-8A782E907521}">
      <dsp:nvSpPr>
        <dsp:cNvPr id="0" name=""/>
        <dsp:cNvSpPr/>
      </dsp:nvSpPr>
      <dsp:spPr>
        <a:xfrm>
          <a:off x="1074241" y="320377"/>
          <a:ext cx="1192113" cy="4768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Quoted</a:t>
          </a:r>
        </a:p>
      </dsp:txBody>
      <dsp:txXfrm>
        <a:off x="1312664" y="320377"/>
        <a:ext cx="715268" cy="476845"/>
      </dsp:txXfrm>
    </dsp:sp>
    <dsp:sp modelId="{2918888E-2A69-4975-BC06-667C710671FF}">
      <dsp:nvSpPr>
        <dsp:cNvPr id="0" name=""/>
        <dsp:cNvSpPr/>
      </dsp:nvSpPr>
      <dsp:spPr>
        <a:xfrm>
          <a:off x="2147143" y="320377"/>
          <a:ext cx="1192113" cy="4768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Signed</a:t>
          </a:r>
        </a:p>
      </dsp:txBody>
      <dsp:txXfrm>
        <a:off x="2385566" y="320377"/>
        <a:ext cx="715268" cy="476845"/>
      </dsp:txXfrm>
    </dsp:sp>
    <dsp:sp modelId="{26519AD8-747F-4E46-AAE9-4BACDEE45508}">
      <dsp:nvSpPr>
        <dsp:cNvPr id="0" name=""/>
        <dsp:cNvSpPr/>
      </dsp:nvSpPr>
      <dsp:spPr>
        <a:xfrm>
          <a:off x="3220045" y="320377"/>
          <a:ext cx="1192113" cy="4768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On Going</a:t>
          </a:r>
          <a:br>
            <a:rPr lang="en-US" sz="1000" kern="1200"/>
          </a:br>
          <a:r>
            <a:rPr lang="en-US" sz="1000" kern="1200"/>
            <a:t>On Hold</a:t>
          </a:r>
        </a:p>
      </dsp:txBody>
      <dsp:txXfrm>
        <a:off x="3458468" y="320377"/>
        <a:ext cx="715268" cy="476845"/>
      </dsp:txXfrm>
    </dsp:sp>
    <dsp:sp modelId="{A8CF2538-7E89-4607-9521-38B990CFD576}">
      <dsp:nvSpPr>
        <dsp:cNvPr id="0" name=""/>
        <dsp:cNvSpPr/>
      </dsp:nvSpPr>
      <dsp:spPr>
        <a:xfrm>
          <a:off x="4292947" y="320377"/>
          <a:ext cx="1192113" cy="4768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Lost</a:t>
          </a:r>
          <a:br>
            <a:rPr lang="en-US" sz="1000" kern="1200"/>
          </a:br>
          <a:r>
            <a:rPr lang="en-US" sz="1000" kern="1200"/>
            <a:t>Cancelled</a:t>
          </a:r>
          <a:br>
            <a:rPr lang="en-US" sz="1000" kern="1200"/>
          </a:br>
          <a:r>
            <a:rPr lang="en-US" sz="1000" kern="1200"/>
            <a:t>Completed</a:t>
          </a:r>
        </a:p>
      </dsp:txBody>
      <dsp:txXfrm>
        <a:off x="4531370" y="320377"/>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2c0e15d-9268-4aaa-8a61-0821a09c0b65}" enabled="1" method="Privileged" siteId="{c2bc6cae-7bbb-4cda-9ebc-2076949bbc8d}" removed="0"/>
</clbl:labelList>
</file>

<file path=docProps/app.xml><?xml version="1.0" encoding="utf-8"?>
<Properties xmlns="http://schemas.openxmlformats.org/officeDocument/2006/extended-properties" xmlns:vt="http://schemas.openxmlformats.org/officeDocument/2006/docPropsVTypes">
  <Template>Normal.dotm</Template>
  <TotalTime>218</TotalTime>
  <Pages>15</Pages>
  <Words>2407</Words>
  <Characters>13723</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Micaletti, Laura</dc:creator>
  <cp:keywords/>
  <cp:lastModifiedBy>Gauthier, Damien (Contractor)</cp:lastModifiedBy>
  <cp:revision>152</cp:revision>
  <dcterms:created xsi:type="dcterms:W3CDTF">2026-07-23T00:07:00Z</dcterms:created>
  <dcterms:modified xsi:type="dcterms:W3CDTF">2026-07-31T07:12:00Z</dcterms:modified>
</cp:coreProperties>
</file>